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BE1BAB1" w14:textId="77777777" w:rsidR="00AE52C0" w:rsidRDefault="00F1499D">
      <w:pPr>
        <w:spacing w:line="480" w:lineRule="exact"/>
        <w:rPr>
          <w:rFonts w:ascii="宋体"/>
          <w:b/>
          <w:bCs/>
          <w:sz w:val="24"/>
        </w:rPr>
      </w:pPr>
      <w:bookmarkStart w:id="0" w:name="_Toc487102575"/>
      <w:r>
        <w:rPr>
          <w:rFonts w:ascii="宋体" w:hint="eastAsia"/>
          <w:b/>
          <w:bCs/>
          <w:sz w:val="24"/>
        </w:rPr>
        <w:t>中图分类号：</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学校代码：</w:t>
      </w:r>
      <w:bookmarkEnd w:id="0"/>
      <w:r>
        <w:rPr>
          <w:rFonts w:ascii="宋体" w:hint="eastAsia"/>
          <w:b/>
          <w:bCs/>
          <w:sz w:val="24"/>
        </w:rPr>
        <w:t>1</w:t>
      </w:r>
      <w:r>
        <w:rPr>
          <w:rFonts w:ascii="宋体"/>
          <w:b/>
          <w:bCs/>
          <w:sz w:val="24"/>
        </w:rPr>
        <w:t>0621</w:t>
      </w:r>
    </w:p>
    <w:p w14:paraId="3DC3D598" w14:textId="680E28E0" w:rsidR="00AE52C0" w:rsidRDefault="00F1499D">
      <w:pPr>
        <w:spacing w:line="480" w:lineRule="exact"/>
        <w:rPr>
          <w:sz w:val="18"/>
        </w:rPr>
      </w:pPr>
      <w:r>
        <w:rPr>
          <w:rFonts w:ascii="宋体"/>
          <w:b/>
          <w:bCs/>
          <w:sz w:val="24"/>
        </w:rPr>
        <w:t>UDC</w:t>
      </w:r>
      <w:r>
        <w:rPr>
          <w:rFonts w:ascii="宋体" w:hint="eastAsia"/>
          <w:b/>
          <w:bCs/>
          <w:sz w:val="24"/>
        </w:rPr>
        <w:t>分类号：</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密级：公开</w:t>
      </w:r>
    </w:p>
    <w:p w14:paraId="1CE60907" w14:textId="77777777" w:rsidR="00AE52C0" w:rsidRDefault="00AE52C0">
      <w:pPr>
        <w:spacing w:line="480" w:lineRule="exact"/>
        <w:jc w:val="center"/>
        <w:rPr>
          <w:rFonts w:eastAsia="黑体"/>
          <w:spacing w:val="140"/>
          <w:sz w:val="44"/>
        </w:rPr>
      </w:pPr>
    </w:p>
    <w:p w14:paraId="3FF51F18" w14:textId="77777777" w:rsidR="00AE52C0" w:rsidRDefault="00F1499D">
      <w:pPr>
        <w:jc w:val="center"/>
        <w:rPr>
          <w:rFonts w:eastAsia="黑体"/>
          <w:b/>
          <w:spacing w:val="140"/>
          <w:sz w:val="44"/>
        </w:rPr>
      </w:pPr>
      <w:r>
        <w:rPr>
          <w:rFonts w:eastAsia="黑体" w:hint="eastAsia"/>
          <w:b/>
          <w:spacing w:val="140"/>
          <w:sz w:val="44"/>
        </w:rPr>
        <w:t>成都信息工程大学</w:t>
      </w:r>
    </w:p>
    <w:p w14:paraId="39B6B57C" w14:textId="77777777" w:rsidR="00AE52C0" w:rsidRDefault="00F1499D">
      <w:pPr>
        <w:jc w:val="center"/>
        <w:rPr>
          <w:rFonts w:eastAsia="黑体"/>
          <w:b/>
          <w:spacing w:val="140"/>
          <w:sz w:val="44"/>
        </w:rPr>
      </w:pPr>
      <w:r>
        <w:rPr>
          <w:rFonts w:eastAsia="黑体" w:hint="eastAsia"/>
          <w:b/>
          <w:spacing w:val="140"/>
          <w:sz w:val="44"/>
        </w:rPr>
        <w:t>学士学位论文</w:t>
      </w:r>
    </w:p>
    <w:p w14:paraId="315D20C0" w14:textId="47930D32" w:rsidR="00AE52C0" w:rsidRDefault="00AE52C0">
      <w:pPr>
        <w:jc w:val="center"/>
        <w:rPr>
          <w:rFonts w:eastAsia="黑体"/>
          <w:spacing w:val="140"/>
          <w:sz w:val="44"/>
        </w:rPr>
      </w:pPr>
    </w:p>
    <w:p w14:paraId="5CBE4342" w14:textId="77777777" w:rsidR="00AE52C0" w:rsidRDefault="00AE52C0">
      <w:pPr>
        <w:rPr>
          <w:rFonts w:ascii="宋体" w:hAnsi="宋体" w:hint="eastAsia"/>
          <w:b/>
          <w:bCs/>
          <w:sz w:val="32"/>
          <w:szCs w:val="32"/>
        </w:rPr>
      </w:pPr>
    </w:p>
    <w:p w14:paraId="42B518AB" w14:textId="080E77F2" w:rsidR="00015782" w:rsidRPr="00015782" w:rsidRDefault="00015782" w:rsidP="00015782">
      <w:pPr>
        <w:jc w:val="center"/>
        <w:rPr>
          <w:rFonts w:ascii="宋体" w:hAnsi="宋体" w:hint="eastAsia"/>
          <w:b/>
          <w:bCs/>
          <w:sz w:val="32"/>
        </w:rPr>
      </w:pPr>
      <w:r w:rsidRPr="00015782">
        <w:rPr>
          <w:rFonts w:ascii="宋体" w:hAnsi="宋体" w:hint="eastAsia"/>
          <w:b/>
          <w:bCs/>
          <w:sz w:val="32"/>
        </w:rPr>
        <w:t>中文论文题目</w:t>
      </w:r>
    </w:p>
    <w:p w14:paraId="1C4A3A14" w14:textId="3F2F04DD" w:rsidR="00AE52C0" w:rsidRPr="00015782" w:rsidRDefault="00015782" w:rsidP="00015782">
      <w:pPr>
        <w:jc w:val="center"/>
        <w:rPr>
          <w:rFonts w:ascii="宋体" w:hAnsi="宋体" w:hint="eastAsia"/>
          <w:b/>
          <w:bCs/>
          <w:sz w:val="32"/>
        </w:rPr>
      </w:pPr>
      <w:r w:rsidRPr="00015782">
        <w:rPr>
          <w:rFonts w:ascii="宋体" w:hAnsi="宋体" w:hint="eastAsia"/>
          <w:b/>
          <w:bCs/>
          <w:sz w:val="32"/>
        </w:rPr>
        <w:t>英文论文题目</w:t>
      </w:r>
    </w:p>
    <w:p w14:paraId="66A2CB7C" w14:textId="77777777" w:rsidR="00AE52C0" w:rsidRDefault="00AE52C0">
      <w:pPr>
        <w:jc w:val="center"/>
        <w:rPr>
          <w:rFonts w:ascii="宋体" w:hAnsi="宋体" w:hint="eastAsia"/>
          <w:b/>
          <w:bCs/>
          <w:sz w:val="32"/>
        </w:rPr>
      </w:pPr>
    </w:p>
    <w:tbl>
      <w:tblPr>
        <w:tblW w:w="0" w:type="auto"/>
        <w:jc w:val="center"/>
        <w:tblLayout w:type="fixed"/>
        <w:tblLook w:val="04A0" w:firstRow="1" w:lastRow="0" w:firstColumn="1" w:lastColumn="0" w:noHBand="0" w:noVBand="1"/>
      </w:tblPr>
      <w:tblGrid>
        <w:gridCol w:w="2002"/>
        <w:gridCol w:w="3609"/>
      </w:tblGrid>
      <w:tr w:rsidR="00AE52C0" w14:paraId="3A7DB590" w14:textId="77777777">
        <w:trPr>
          <w:trHeight w:val="630"/>
          <w:jc w:val="center"/>
        </w:trPr>
        <w:tc>
          <w:tcPr>
            <w:tcW w:w="2002" w:type="dxa"/>
            <w:vAlign w:val="center"/>
          </w:tcPr>
          <w:p w14:paraId="0E65330F"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姓名</w:t>
            </w:r>
          </w:p>
        </w:tc>
        <w:tc>
          <w:tcPr>
            <w:tcW w:w="3609" w:type="dxa"/>
            <w:tcBorders>
              <w:bottom w:val="single" w:sz="4" w:space="0" w:color="auto"/>
            </w:tcBorders>
            <w:vAlign w:val="center"/>
          </w:tcPr>
          <w:p w14:paraId="5B648636" w14:textId="77777777" w:rsidR="00AE52C0" w:rsidRDefault="00AE52C0">
            <w:pPr>
              <w:rPr>
                <w:rFonts w:ascii="仿宋_GB2312" w:eastAsia="仿宋_GB2312" w:hAnsi="仿宋" w:cs="仿宋" w:hint="eastAsia"/>
                <w:sz w:val="28"/>
                <w:szCs w:val="28"/>
              </w:rPr>
            </w:pPr>
          </w:p>
        </w:tc>
      </w:tr>
      <w:tr w:rsidR="00AE52C0" w14:paraId="55942CB3" w14:textId="77777777">
        <w:trPr>
          <w:trHeight w:val="630"/>
          <w:jc w:val="center"/>
        </w:trPr>
        <w:tc>
          <w:tcPr>
            <w:tcW w:w="2002" w:type="dxa"/>
            <w:vAlign w:val="center"/>
          </w:tcPr>
          <w:p w14:paraId="03AB1707"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学号</w:t>
            </w:r>
          </w:p>
        </w:tc>
        <w:tc>
          <w:tcPr>
            <w:tcW w:w="3609" w:type="dxa"/>
            <w:tcBorders>
              <w:top w:val="single" w:sz="4" w:space="0" w:color="auto"/>
              <w:bottom w:val="single" w:sz="4" w:space="0" w:color="auto"/>
            </w:tcBorders>
            <w:vAlign w:val="center"/>
          </w:tcPr>
          <w:p w14:paraId="559F267B" w14:textId="77777777" w:rsidR="00AE52C0" w:rsidRDefault="00AE52C0">
            <w:pPr>
              <w:spacing w:line="400" w:lineRule="exact"/>
              <w:rPr>
                <w:rFonts w:ascii="仿宋_GB2312" w:eastAsia="仿宋_GB2312" w:hAnsi="仿宋" w:cs="仿宋" w:hint="eastAsia"/>
                <w:sz w:val="28"/>
                <w:szCs w:val="28"/>
              </w:rPr>
            </w:pPr>
          </w:p>
        </w:tc>
      </w:tr>
      <w:tr w:rsidR="00AE52C0" w14:paraId="5C59183C" w14:textId="77777777">
        <w:trPr>
          <w:trHeight w:val="630"/>
          <w:jc w:val="center"/>
        </w:trPr>
        <w:tc>
          <w:tcPr>
            <w:tcW w:w="2002" w:type="dxa"/>
            <w:vAlign w:val="center"/>
          </w:tcPr>
          <w:p w14:paraId="3083BE13"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学院</w:t>
            </w:r>
          </w:p>
        </w:tc>
        <w:tc>
          <w:tcPr>
            <w:tcW w:w="3609" w:type="dxa"/>
            <w:tcBorders>
              <w:top w:val="single" w:sz="4" w:space="0" w:color="auto"/>
              <w:bottom w:val="single" w:sz="4" w:space="0" w:color="auto"/>
            </w:tcBorders>
            <w:vAlign w:val="center"/>
          </w:tcPr>
          <w:p w14:paraId="491F99B9" w14:textId="77777777" w:rsidR="00AE52C0" w:rsidRDefault="00AE52C0">
            <w:pPr>
              <w:spacing w:line="400" w:lineRule="exact"/>
              <w:rPr>
                <w:rFonts w:ascii="仿宋_GB2312" w:eastAsia="仿宋_GB2312" w:hAnsi="仿宋" w:cs="仿宋" w:hint="eastAsia"/>
                <w:sz w:val="28"/>
                <w:szCs w:val="28"/>
              </w:rPr>
            </w:pPr>
          </w:p>
        </w:tc>
      </w:tr>
      <w:tr w:rsidR="00AE52C0" w14:paraId="2532490E" w14:textId="77777777">
        <w:trPr>
          <w:trHeight w:val="630"/>
          <w:jc w:val="center"/>
        </w:trPr>
        <w:tc>
          <w:tcPr>
            <w:tcW w:w="2002" w:type="dxa"/>
            <w:vAlign w:val="center"/>
          </w:tcPr>
          <w:p w14:paraId="6103A151"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专业</w:t>
            </w:r>
          </w:p>
        </w:tc>
        <w:tc>
          <w:tcPr>
            <w:tcW w:w="3609" w:type="dxa"/>
            <w:tcBorders>
              <w:top w:val="single" w:sz="4" w:space="0" w:color="auto"/>
              <w:bottom w:val="single" w:sz="4" w:space="0" w:color="auto"/>
            </w:tcBorders>
            <w:vAlign w:val="center"/>
          </w:tcPr>
          <w:p w14:paraId="6350935D" w14:textId="77777777" w:rsidR="00AE52C0" w:rsidRDefault="00AE52C0">
            <w:pPr>
              <w:spacing w:line="400" w:lineRule="exact"/>
              <w:ind w:firstLineChars="50" w:firstLine="140"/>
              <w:rPr>
                <w:rFonts w:ascii="仿宋_GB2312" w:eastAsia="仿宋_GB2312" w:hAnsi="仿宋" w:cs="仿宋" w:hint="eastAsia"/>
                <w:sz w:val="28"/>
                <w:szCs w:val="28"/>
              </w:rPr>
            </w:pPr>
          </w:p>
        </w:tc>
      </w:tr>
      <w:tr w:rsidR="00AE52C0" w14:paraId="0D3350D5" w14:textId="77777777">
        <w:trPr>
          <w:trHeight w:val="630"/>
          <w:jc w:val="center"/>
        </w:trPr>
        <w:tc>
          <w:tcPr>
            <w:tcW w:w="2002" w:type="dxa"/>
            <w:vAlign w:val="center"/>
          </w:tcPr>
          <w:p w14:paraId="152951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研究方向</w:t>
            </w:r>
          </w:p>
        </w:tc>
        <w:tc>
          <w:tcPr>
            <w:tcW w:w="3609" w:type="dxa"/>
            <w:tcBorders>
              <w:top w:val="single" w:sz="4" w:space="0" w:color="auto"/>
              <w:bottom w:val="single" w:sz="4" w:space="0" w:color="auto"/>
            </w:tcBorders>
            <w:vAlign w:val="center"/>
          </w:tcPr>
          <w:p w14:paraId="6D2DB2DA" w14:textId="77777777" w:rsidR="00AE52C0" w:rsidRDefault="00AE52C0">
            <w:pPr>
              <w:spacing w:line="400" w:lineRule="exact"/>
              <w:rPr>
                <w:rFonts w:ascii="仿宋_GB2312" w:eastAsia="仿宋_GB2312" w:hAnsi="仿宋" w:cs="仿宋" w:hint="eastAsia"/>
                <w:sz w:val="28"/>
                <w:szCs w:val="28"/>
              </w:rPr>
            </w:pPr>
          </w:p>
        </w:tc>
      </w:tr>
      <w:tr w:rsidR="00AE52C0" w14:paraId="71554E01" w14:textId="77777777">
        <w:trPr>
          <w:trHeight w:val="630"/>
          <w:jc w:val="center"/>
        </w:trPr>
        <w:tc>
          <w:tcPr>
            <w:tcW w:w="2002" w:type="dxa"/>
            <w:vAlign w:val="center"/>
          </w:tcPr>
          <w:p w14:paraId="04B0A3C5"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指导教师</w:t>
            </w:r>
          </w:p>
        </w:tc>
        <w:tc>
          <w:tcPr>
            <w:tcW w:w="3609" w:type="dxa"/>
            <w:tcBorders>
              <w:top w:val="single" w:sz="4" w:space="0" w:color="auto"/>
              <w:bottom w:val="single" w:sz="4" w:space="0" w:color="auto"/>
            </w:tcBorders>
            <w:vAlign w:val="center"/>
          </w:tcPr>
          <w:p w14:paraId="07876C60"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0E11FBAD" w14:textId="77777777">
        <w:trPr>
          <w:trHeight w:val="630"/>
          <w:jc w:val="center"/>
        </w:trPr>
        <w:tc>
          <w:tcPr>
            <w:tcW w:w="2002" w:type="dxa"/>
            <w:vAlign w:val="center"/>
          </w:tcPr>
          <w:p w14:paraId="709E5FDE"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辅助指导教师</w:t>
            </w:r>
          </w:p>
        </w:tc>
        <w:tc>
          <w:tcPr>
            <w:tcW w:w="3609" w:type="dxa"/>
            <w:tcBorders>
              <w:top w:val="single" w:sz="4" w:space="0" w:color="auto"/>
              <w:bottom w:val="single" w:sz="4" w:space="0" w:color="auto"/>
            </w:tcBorders>
            <w:vAlign w:val="center"/>
          </w:tcPr>
          <w:p w14:paraId="06D0A9E2"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316BFA48" w14:textId="77777777">
        <w:trPr>
          <w:trHeight w:val="630"/>
          <w:jc w:val="center"/>
        </w:trPr>
        <w:tc>
          <w:tcPr>
            <w:tcW w:w="2002" w:type="dxa"/>
            <w:vAlign w:val="center"/>
          </w:tcPr>
          <w:p w14:paraId="62F0D4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论文提交日期</w:t>
            </w:r>
          </w:p>
        </w:tc>
        <w:tc>
          <w:tcPr>
            <w:tcW w:w="3609" w:type="dxa"/>
            <w:tcBorders>
              <w:top w:val="single" w:sz="4" w:space="0" w:color="auto"/>
              <w:bottom w:val="single" w:sz="4" w:space="0" w:color="auto"/>
            </w:tcBorders>
            <w:vAlign w:val="center"/>
          </w:tcPr>
          <w:p w14:paraId="4C1A8BA4" w14:textId="77777777" w:rsidR="00AE52C0" w:rsidRDefault="00F1499D">
            <w:pPr>
              <w:spacing w:line="400" w:lineRule="exact"/>
              <w:rPr>
                <w:rFonts w:ascii="仿宋_GB2312" w:eastAsia="仿宋_GB2312" w:hAnsi="仿宋" w:cs="仿宋" w:hint="eastAsia"/>
                <w:sz w:val="28"/>
                <w:szCs w:val="28"/>
              </w:rPr>
            </w:pPr>
            <w:r>
              <w:rPr>
                <w:rFonts w:ascii="仿宋_GB2312" w:eastAsia="仿宋_GB2312" w:hAnsi="仿宋" w:cs="仿宋" w:hint="eastAsia"/>
                <w:sz w:val="28"/>
                <w:szCs w:val="28"/>
              </w:rPr>
              <w:t xml:space="preserve">        年      月</w:t>
            </w:r>
          </w:p>
        </w:tc>
      </w:tr>
    </w:tbl>
    <w:p w14:paraId="166D5E9F" w14:textId="09DA6BFA" w:rsidR="00AE52C0" w:rsidRDefault="00AE52C0">
      <w:pPr>
        <w:rPr>
          <w:rFonts w:ascii="宋体" w:hAnsi="宋体" w:cs="宋体" w:hint="eastAsia"/>
          <w:b/>
          <w:spacing w:val="140"/>
          <w:kern w:val="0"/>
          <w:sz w:val="32"/>
          <w:szCs w:val="32"/>
        </w:rPr>
        <w:sectPr w:rsidR="00AE52C0">
          <w:footerReference w:type="default" r:id="rId9"/>
          <w:type w:val="continuous"/>
          <w:pgSz w:w="11906" w:h="16838"/>
          <w:pgMar w:top="1418" w:right="1701" w:bottom="1418" w:left="1701" w:header="851" w:footer="992" w:gutter="0"/>
          <w:pgNumType w:start="1"/>
          <w:cols w:space="720"/>
          <w:docGrid w:type="lines" w:linePitch="312"/>
        </w:sectPr>
      </w:pPr>
    </w:p>
    <w:p w14:paraId="7CD3B1A8" w14:textId="51F2D8C6"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lastRenderedPageBreak/>
        <w:t>成都信息工程大学</w:t>
      </w:r>
    </w:p>
    <w:p w14:paraId="60536733"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学士学位论文原创性声明</w:t>
      </w:r>
    </w:p>
    <w:p w14:paraId="7AAB026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本人郑重声明：所呈交的学位论文《                             》，是本人在指导教师         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0D87A1A1" w14:textId="77777777"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27505529" w14:textId="5898DBDF"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noProof/>
          <w:sz w:val="24"/>
        </w:rPr>
        <mc:AlternateContent>
          <mc:Choice Requires="wps">
            <w:drawing>
              <wp:anchor distT="0" distB="0" distL="114300" distR="114300" simplePos="0" relativeHeight="251656704" behindDoc="0" locked="0" layoutInCell="1" allowOverlap="1" wp14:anchorId="51BB4C88" wp14:editId="4F6DEACB">
                <wp:simplePos x="0" y="0"/>
                <wp:positionH relativeFrom="column">
                  <wp:posOffset>-374346</wp:posOffset>
                </wp:positionH>
                <wp:positionV relativeFrom="paragraph">
                  <wp:posOffset>313690</wp:posOffset>
                </wp:positionV>
                <wp:extent cx="6134100" cy="0"/>
                <wp:effectExtent l="0" t="0" r="0" b="0"/>
                <wp:wrapNone/>
                <wp:docPr id="5"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w14:anchorId="06B5FAE2" id="直线 113"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29.5pt,24.7pt" to="453.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">
                <v:stroke dashstyle="dash"/>
              </v:line>
            </w:pict>
          </mc:Fallback>
        </mc:AlternateContent>
      </w:r>
      <w:r>
        <w:rPr>
          <w:rFonts w:ascii="宋体" w:hAnsi="宋体" w:hint="eastAsia"/>
          <w:sz w:val="24"/>
        </w:rPr>
        <w:t>指导教师签名：                                年    月    日</w:t>
      </w:r>
    </w:p>
    <w:p w14:paraId="4FDFDE29" w14:textId="4358A6E9"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成都信息工程大学</w:t>
      </w:r>
    </w:p>
    <w:p w14:paraId="5A5AA3AF"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学士学位论文版权使用授权书</w:t>
      </w:r>
    </w:p>
    <w:p w14:paraId="624653C7" w14:textId="714D1393" w:rsidR="00AE52C0" w:rsidRDefault="00F1499D">
      <w:pPr>
        <w:spacing w:line="400" w:lineRule="exact"/>
        <w:ind w:firstLineChars="200" w:firstLine="480"/>
        <w:rPr>
          <w:rFonts w:ascii="宋体" w:hAnsi="宋体" w:hint="eastAsia"/>
          <w:sz w:val="24"/>
        </w:rPr>
      </w:pPr>
      <w:r>
        <w:rPr>
          <w:rFonts w:ascii="宋体" w:hAnsi="宋体" w:hint="eastAsia"/>
          <w:sz w:val="24"/>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14:paraId="3F08E604" w14:textId="5D066DAF" w:rsidR="00AE52C0" w:rsidRDefault="00F1499D">
      <w:pPr>
        <w:spacing w:line="400" w:lineRule="exact"/>
        <w:ind w:firstLineChars="200" w:firstLine="480"/>
        <w:rPr>
          <w:rFonts w:ascii="宋体" w:hAnsi="宋体" w:hint="eastAsia"/>
          <w:sz w:val="24"/>
        </w:rPr>
      </w:pPr>
      <w:r>
        <w:rPr>
          <w:rFonts w:ascii="宋体" w:hAnsi="宋体" w:hint="eastAsia"/>
          <w:sz w:val="24"/>
        </w:rPr>
        <w:t>除非另有科研合同和其他法律文书的制约，本论文的科研成果属于成都信息工程大学。</w:t>
      </w:r>
    </w:p>
    <w:p w14:paraId="536CF06F" w14:textId="7B37D053" w:rsidR="00AE52C0" w:rsidRDefault="00A06B8F">
      <w:pPr>
        <w:spacing w:beforeLines="50" w:before="156" w:afterLines="50" w:after="156" w:line="400" w:lineRule="exact"/>
        <w:ind w:firstLineChars="200" w:firstLine="480"/>
        <w:rPr>
          <w:rFonts w:ascii="宋体" w:hAnsi="宋体" w:hint="eastAsia"/>
          <w:sz w:val="24"/>
        </w:rPr>
      </w:pPr>
      <w:ins w:id="1" w:author="铁军 王" w:date="2026-04-03T10:20:00Z">
        <w:r>
          <w:rPr>
            <w:rFonts w:ascii="宋体" w:hAnsi="宋体" w:hint="eastAsia"/>
            <w:noProof/>
            <w:sz w:val="24"/>
          </w:rPr>
          <mc:AlternateContent>
            <mc:Choice Requires="wps">
              <w:drawing>
                <wp:anchor distT="0" distB="0" distL="114300" distR="114300" simplePos="0" relativeHeight="251658752" behindDoc="0" locked="0" layoutInCell="1" allowOverlap="1" wp14:anchorId="144DB3CE" wp14:editId="5599845F">
                  <wp:simplePos x="0" y="0"/>
                  <wp:positionH relativeFrom="column">
                    <wp:posOffset>-479232</wp:posOffset>
                  </wp:positionH>
                  <wp:positionV relativeFrom="paragraph">
                    <wp:posOffset>459657</wp:posOffset>
                  </wp:positionV>
                  <wp:extent cx="6134100" cy="0"/>
                  <wp:effectExtent l="0" t="0" r="0" b="0"/>
                  <wp:wrapNone/>
                  <wp:docPr id="1"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w14:anchorId="51A68AA6" id="直线 11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37.75pt,36.2pt" to="445.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">
                  <v:stroke dashstyle="dash"/>
                </v:line>
              </w:pict>
            </mc:Fallback>
          </mc:AlternateContent>
        </w:r>
      </w:ins>
      <w:r w:rsidR="00F1499D">
        <w:rPr>
          <w:rFonts w:ascii="宋体" w:hAnsi="宋体" w:hint="eastAsia"/>
          <w:sz w:val="24"/>
        </w:rPr>
        <w:t>论文作者签名：                                年    月    日</w:t>
      </w:r>
    </w:p>
    <w:p w14:paraId="1550A905" w14:textId="77777777" w:rsidR="00AE52C0" w:rsidRDefault="00F1499D">
      <w:pPr>
        <w:spacing w:beforeLines="50" w:before="156" w:afterLines="50" w:after="156" w:line="400" w:lineRule="exact"/>
        <w:rPr>
          <w:rFonts w:ascii="宋体" w:hAnsi="宋体" w:hint="eastAsia"/>
          <w:sz w:val="24"/>
        </w:rPr>
      </w:pPr>
      <w:r>
        <w:rPr>
          <w:rFonts w:ascii="宋体" w:hAnsi="宋体" w:hint="eastAsia"/>
          <w:sz w:val="24"/>
        </w:rPr>
        <w:t>本学位论文密级属于        级，保密期限为     年，解密后适用本授权书。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1"/>
        <w:gridCol w:w="1617"/>
        <w:gridCol w:w="1260"/>
        <w:gridCol w:w="1620"/>
        <w:gridCol w:w="1709"/>
        <w:gridCol w:w="1891"/>
      </w:tblGrid>
      <w:tr w:rsidR="00AE52C0" w14:paraId="253F35D2" w14:textId="77777777">
        <w:trPr>
          <w:trHeight w:val="207"/>
          <w:jc w:val="center"/>
        </w:trPr>
        <w:tc>
          <w:tcPr>
            <w:tcW w:w="1221" w:type="dxa"/>
            <w:vAlign w:val="center"/>
          </w:tcPr>
          <w:p w14:paraId="5270DE5C" w14:textId="77777777" w:rsidR="00AE52C0" w:rsidRDefault="00F1499D">
            <w:pPr>
              <w:spacing w:line="400" w:lineRule="exact"/>
              <w:jc w:val="center"/>
              <w:rPr>
                <w:rFonts w:ascii="宋体" w:hAnsi="宋体" w:hint="eastAsia"/>
                <w:sz w:val="24"/>
              </w:rPr>
            </w:pPr>
            <w:r>
              <w:rPr>
                <w:rFonts w:ascii="宋体" w:hAnsi="宋体" w:hint="eastAsia"/>
                <w:sz w:val="24"/>
              </w:rPr>
              <w:t>密  级</w:t>
            </w:r>
          </w:p>
        </w:tc>
        <w:tc>
          <w:tcPr>
            <w:tcW w:w="1617" w:type="dxa"/>
            <w:vAlign w:val="center"/>
          </w:tcPr>
          <w:p w14:paraId="4F0F5C71" w14:textId="77777777" w:rsidR="00AE52C0" w:rsidRDefault="00AE52C0">
            <w:pPr>
              <w:spacing w:line="400" w:lineRule="exact"/>
              <w:ind w:firstLineChars="200" w:firstLine="480"/>
              <w:jc w:val="center"/>
              <w:rPr>
                <w:rFonts w:ascii="宋体" w:hAnsi="宋体" w:hint="eastAsia"/>
                <w:sz w:val="24"/>
              </w:rPr>
            </w:pPr>
          </w:p>
        </w:tc>
        <w:tc>
          <w:tcPr>
            <w:tcW w:w="1260" w:type="dxa"/>
            <w:vAlign w:val="center"/>
          </w:tcPr>
          <w:p w14:paraId="1B5A3FE8" w14:textId="77777777" w:rsidR="00AE52C0" w:rsidRDefault="00F1499D">
            <w:pPr>
              <w:spacing w:line="400" w:lineRule="exact"/>
              <w:jc w:val="center"/>
              <w:rPr>
                <w:rFonts w:ascii="宋体" w:hAnsi="宋体" w:hint="eastAsia"/>
                <w:sz w:val="24"/>
              </w:rPr>
            </w:pPr>
            <w:r>
              <w:rPr>
                <w:rFonts w:ascii="宋体" w:hAnsi="宋体" w:hint="eastAsia"/>
                <w:sz w:val="24"/>
              </w:rPr>
              <w:t>解密时间</w:t>
            </w:r>
          </w:p>
        </w:tc>
        <w:tc>
          <w:tcPr>
            <w:tcW w:w="5220" w:type="dxa"/>
            <w:gridSpan w:val="3"/>
            <w:vAlign w:val="center"/>
          </w:tcPr>
          <w:p w14:paraId="70526D7D" w14:textId="77777777" w:rsidR="00AE52C0" w:rsidRDefault="00F1499D">
            <w:pPr>
              <w:spacing w:line="400" w:lineRule="exact"/>
              <w:ind w:firstLineChars="200" w:firstLine="480"/>
              <w:jc w:val="center"/>
              <w:rPr>
                <w:rFonts w:ascii="宋体" w:hAnsi="宋体" w:hint="eastAsia"/>
                <w:sz w:val="24"/>
              </w:rPr>
            </w:pPr>
            <w:r>
              <w:rPr>
                <w:rFonts w:ascii="宋体" w:hAnsi="宋体" w:hint="eastAsia"/>
                <w:sz w:val="24"/>
              </w:rPr>
              <w:t>年   月   日</w:t>
            </w:r>
          </w:p>
        </w:tc>
      </w:tr>
      <w:tr w:rsidR="00AE52C0" w14:paraId="3CC21BF0" w14:textId="77777777">
        <w:trPr>
          <w:trHeight w:val="1181"/>
          <w:jc w:val="center"/>
        </w:trPr>
        <w:tc>
          <w:tcPr>
            <w:tcW w:w="1221" w:type="dxa"/>
            <w:vAlign w:val="center"/>
          </w:tcPr>
          <w:p w14:paraId="050071DD" w14:textId="77777777" w:rsidR="00AE52C0" w:rsidRDefault="00F1499D">
            <w:pPr>
              <w:spacing w:line="400" w:lineRule="exact"/>
              <w:jc w:val="center"/>
              <w:rPr>
                <w:rFonts w:ascii="宋体" w:hAnsi="宋体" w:hint="eastAsia"/>
                <w:sz w:val="24"/>
              </w:rPr>
            </w:pPr>
            <w:r>
              <w:rPr>
                <w:rFonts w:ascii="宋体" w:hAnsi="宋体" w:hint="eastAsia"/>
                <w:sz w:val="24"/>
              </w:rPr>
              <w:t>学位论文作者签名</w:t>
            </w:r>
          </w:p>
        </w:tc>
        <w:tc>
          <w:tcPr>
            <w:tcW w:w="1617" w:type="dxa"/>
            <w:vAlign w:val="center"/>
          </w:tcPr>
          <w:p w14:paraId="7D1CE414" w14:textId="77777777" w:rsidR="00AE52C0" w:rsidRDefault="00AE52C0">
            <w:pPr>
              <w:spacing w:line="400" w:lineRule="exact"/>
              <w:rPr>
                <w:rFonts w:ascii="宋体" w:hAnsi="宋体" w:hint="eastAsia"/>
                <w:sz w:val="24"/>
              </w:rPr>
            </w:pPr>
          </w:p>
          <w:p w14:paraId="5866C754"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260" w:type="dxa"/>
            <w:vAlign w:val="center"/>
          </w:tcPr>
          <w:p w14:paraId="79F9C94A" w14:textId="77777777" w:rsidR="00AE52C0" w:rsidRDefault="00F1499D">
            <w:pPr>
              <w:spacing w:line="400" w:lineRule="exact"/>
              <w:jc w:val="center"/>
              <w:rPr>
                <w:rFonts w:ascii="宋体" w:hAnsi="宋体" w:hint="eastAsia"/>
                <w:sz w:val="24"/>
              </w:rPr>
            </w:pPr>
            <w:r>
              <w:rPr>
                <w:rFonts w:ascii="宋体" w:hAnsi="宋体" w:hint="eastAsia"/>
                <w:sz w:val="24"/>
              </w:rPr>
              <w:t>指导教师签名</w:t>
            </w:r>
          </w:p>
        </w:tc>
        <w:tc>
          <w:tcPr>
            <w:tcW w:w="1620" w:type="dxa"/>
            <w:vAlign w:val="center"/>
          </w:tcPr>
          <w:p w14:paraId="7EAC0BAC" w14:textId="77777777" w:rsidR="00AE52C0" w:rsidRDefault="00AE52C0">
            <w:pPr>
              <w:spacing w:line="400" w:lineRule="exact"/>
              <w:rPr>
                <w:rFonts w:ascii="宋体" w:hAnsi="宋体" w:hint="eastAsia"/>
                <w:sz w:val="24"/>
              </w:rPr>
            </w:pPr>
          </w:p>
          <w:p w14:paraId="2948C5FD"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709" w:type="dxa"/>
            <w:vAlign w:val="center"/>
          </w:tcPr>
          <w:p w14:paraId="67E0422A" w14:textId="77777777" w:rsidR="00AE52C0" w:rsidRDefault="00F1499D">
            <w:pPr>
              <w:spacing w:line="400" w:lineRule="exact"/>
              <w:jc w:val="center"/>
              <w:rPr>
                <w:rFonts w:ascii="宋体" w:hAnsi="宋体" w:hint="eastAsia"/>
                <w:sz w:val="24"/>
              </w:rPr>
            </w:pPr>
            <w:r>
              <w:rPr>
                <w:rFonts w:ascii="宋体" w:hAnsi="宋体" w:hint="eastAsia"/>
                <w:sz w:val="24"/>
              </w:rPr>
              <w:t>学校保密办公室审核情况</w:t>
            </w:r>
          </w:p>
        </w:tc>
        <w:tc>
          <w:tcPr>
            <w:tcW w:w="1891" w:type="dxa"/>
            <w:vAlign w:val="center"/>
          </w:tcPr>
          <w:p w14:paraId="21573B7F" w14:textId="77777777" w:rsidR="00AE52C0" w:rsidRDefault="00AE52C0">
            <w:pPr>
              <w:spacing w:line="400" w:lineRule="exact"/>
              <w:rPr>
                <w:rFonts w:ascii="宋体" w:hAnsi="宋体" w:hint="eastAsia"/>
                <w:sz w:val="24"/>
              </w:rPr>
            </w:pPr>
          </w:p>
          <w:p w14:paraId="2A9242BE"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年 月 日</w:t>
            </w:r>
          </w:p>
          <w:p w14:paraId="48173110"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（公章）</w:t>
            </w:r>
          </w:p>
        </w:tc>
      </w:tr>
    </w:tbl>
    <w:p w14:paraId="7DB699F4" w14:textId="44280B42" w:rsidR="00AE52C0" w:rsidRDefault="00F1499D">
      <w:pPr>
        <w:spacing w:line="480" w:lineRule="exact"/>
        <w:ind w:right="140"/>
        <w:jc w:val="left"/>
        <w:rPr>
          <w:rFonts w:ascii="仿宋_GB2312" w:eastAsia="仿宋_GB2312"/>
          <w:szCs w:val="21"/>
        </w:rPr>
      </w:pPr>
      <w:r>
        <w:rPr>
          <w:rFonts w:ascii="仿宋_GB2312" w:eastAsia="仿宋_GB2312" w:hint="eastAsia"/>
          <w:szCs w:val="21"/>
        </w:rPr>
        <w:t>注：答辩通过后，</w:t>
      </w:r>
      <w:proofErr w:type="gramStart"/>
      <w:r>
        <w:rPr>
          <w:rFonts w:ascii="仿宋_GB2312" w:eastAsia="仿宋_GB2312" w:hint="eastAsia"/>
          <w:szCs w:val="21"/>
        </w:rPr>
        <w:t>最终版</w:t>
      </w:r>
      <w:proofErr w:type="gramEnd"/>
      <w:r>
        <w:rPr>
          <w:rFonts w:ascii="仿宋_GB2312" w:eastAsia="仿宋_GB2312" w:hint="eastAsia"/>
          <w:szCs w:val="21"/>
        </w:rPr>
        <w:t>论文中，均须附由作者本人签名的原创声明及使用授权书。</w:t>
      </w:r>
      <w:r>
        <w:rPr>
          <w:rFonts w:ascii="仿宋_GB2312" w:eastAsia="仿宋_GB2312"/>
          <w:szCs w:val="21"/>
        </w:rPr>
        <w:br w:type="page"/>
      </w:r>
    </w:p>
    <w:p w14:paraId="613D28B0" w14:textId="77777777" w:rsidR="00AE52C0" w:rsidRDefault="00F1499D">
      <w:pPr>
        <w:pStyle w:val="a8"/>
        <w:spacing w:beforeLines="50" w:before="156" w:afterLines="50" w:after="156" w:line="400" w:lineRule="exact"/>
        <w:jc w:val="center"/>
        <w:rPr>
          <w:b/>
          <w:bCs/>
          <w:sz w:val="32"/>
          <w:szCs w:val="32"/>
        </w:rPr>
      </w:pPr>
      <w:bookmarkStart w:id="2" w:name="_Hlk226103410"/>
      <w:r>
        <w:rPr>
          <w:rFonts w:hint="eastAsia"/>
          <w:b/>
          <w:bCs/>
          <w:sz w:val="32"/>
          <w:szCs w:val="32"/>
        </w:rPr>
        <w:lastRenderedPageBreak/>
        <w:t>摘 要</w:t>
      </w:r>
    </w:p>
    <w:p w14:paraId="211AEB5B" w14:textId="5FC8DFA9" w:rsidR="007300FC" w:rsidRDefault="007300FC" w:rsidP="007300FC">
      <w:pPr>
        <w:spacing w:line="400" w:lineRule="exact"/>
        <w:ind w:firstLineChars="200" w:firstLine="480"/>
        <w:rPr>
          <w:rFonts w:ascii="宋体" w:hAnsi="宋体" w:hint="eastAsia"/>
          <w:color w:val="EE0000"/>
          <w:sz w:val="24"/>
        </w:rPr>
      </w:pPr>
      <w:bookmarkStart w:id="3" w:name="_Hlk226103792"/>
      <w:bookmarkEnd w:id="2"/>
      <w:r w:rsidRPr="007300FC">
        <w:rPr>
          <w:rFonts w:ascii="宋体" w:hAnsi="宋体" w:hint="eastAsia"/>
          <w:color w:val="EE0000"/>
          <w:sz w:val="24"/>
        </w:rPr>
        <w:t>（参照以下要求撰写和示例撰写，提交论文时请删除撰写要求、示例及红色字体。）</w:t>
      </w:r>
    </w:p>
    <w:p w14:paraId="0EF66959" w14:textId="44E70801" w:rsidR="008B1977" w:rsidRDefault="008B1977" w:rsidP="007300FC">
      <w:pPr>
        <w:spacing w:line="400" w:lineRule="exact"/>
        <w:ind w:firstLineChars="200" w:firstLine="480"/>
        <w:rPr>
          <w:rFonts w:ascii="宋体" w:hAnsi="宋体" w:hint="eastAsia"/>
          <w:color w:val="EE0000"/>
          <w:sz w:val="24"/>
        </w:rPr>
      </w:pPr>
      <w:r w:rsidRPr="008B1977">
        <w:rPr>
          <w:rFonts w:ascii="宋体" w:hAnsi="宋体" w:hint="eastAsia"/>
          <w:color w:val="EE0000"/>
          <w:sz w:val="24"/>
        </w:rPr>
        <w:t>摘要是对论文内容不加注释和评论的简短陈述，要求扼要说明研究工作的目的、主要材料和方法、研究结果、结论、科学意义或应用价值等，是一篇具有独立性和完整性的短文。摘要中不宜使用公式、图表以及非公知公用的符号和术语，</w:t>
      </w:r>
      <w:r w:rsidRPr="008B1977">
        <w:rPr>
          <w:rFonts w:ascii="宋体" w:hAnsi="宋体" w:hint="eastAsia"/>
          <w:b/>
          <w:bCs/>
          <w:color w:val="EE0000"/>
          <w:sz w:val="24"/>
        </w:rPr>
        <w:t>不标注引用文献编号</w:t>
      </w:r>
      <w:r w:rsidRPr="008B1977">
        <w:rPr>
          <w:rFonts w:ascii="宋体" w:hAnsi="宋体" w:hint="eastAsia"/>
          <w:color w:val="EE0000"/>
          <w:sz w:val="24"/>
        </w:rPr>
        <w:t>。摘要内容要</w:t>
      </w:r>
      <w:r w:rsidRPr="008B1977">
        <w:rPr>
          <w:rFonts w:ascii="宋体" w:hAnsi="宋体" w:hint="eastAsia"/>
          <w:b/>
          <w:bCs/>
          <w:color w:val="EE0000"/>
          <w:sz w:val="24"/>
        </w:rPr>
        <w:t>注意逻辑、精简，不要重复啰嗦</w:t>
      </w:r>
      <w:r w:rsidRPr="008B1977">
        <w:rPr>
          <w:rFonts w:ascii="宋体" w:hAnsi="宋体" w:hint="eastAsia"/>
          <w:color w:val="EE0000"/>
          <w:sz w:val="24"/>
        </w:rPr>
        <w:t>，句子不要太长。</w:t>
      </w:r>
      <w:r w:rsidRPr="008B1977">
        <w:rPr>
          <w:rFonts w:ascii="宋体" w:hAnsi="宋体" w:hint="eastAsia"/>
          <w:b/>
          <w:bCs/>
          <w:color w:val="EE0000"/>
          <w:sz w:val="24"/>
        </w:rPr>
        <w:t>注意突出重要观点，关于研究背景等信息不能过多，</w:t>
      </w:r>
      <w:r w:rsidRPr="008B1977">
        <w:rPr>
          <w:rFonts w:ascii="宋体" w:hAnsi="宋体" w:hint="eastAsia"/>
          <w:color w:val="EE0000"/>
          <w:sz w:val="24"/>
        </w:rPr>
        <w:t>摘要主体要对文章所做工作及完成结果做清晰的陈述、介绍。</w:t>
      </w:r>
    </w:p>
    <w:p w14:paraId="754A77A3" w14:textId="26E04B5E" w:rsidR="00F864AA" w:rsidRPr="00F864AA" w:rsidRDefault="00F864AA" w:rsidP="00F864AA">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bookmarkEnd w:id="3"/>
    <w:p w14:paraId="024EDC4E" w14:textId="0FCA526D" w:rsidR="00AE52C0" w:rsidRPr="007300FC" w:rsidRDefault="007300FC" w:rsidP="007300FC">
      <w:pPr>
        <w:spacing w:line="400" w:lineRule="exact"/>
        <w:ind w:firstLineChars="200" w:firstLine="480"/>
        <w:rPr>
          <w:sz w:val="24"/>
        </w:rPr>
      </w:pPr>
      <w:r w:rsidRPr="007300FC">
        <w:rPr>
          <w:rFonts w:hint="eastAsia"/>
          <w:sz w:val="24"/>
        </w:rPr>
        <w:t>建立数据结构课程管理系统，实现数据结构课程的数字化管理，搭建师生之间的在线交流平台，对于提高学校教学水平，改善教学环境具有重大意义。以</w:t>
      </w:r>
      <w:r w:rsidRPr="007300FC">
        <w:rPr>
          <w:rFonts w:hint="eastAsia"/>
          <w:sz w:val="24"/>
        </w:rPr>
        <w:t>Oracle</w:t>
      </w:r>
      <w:r w:rsidRPr="007300FC">
        <w:rPr>
          <w:rFonts w:hint="eastAsia"/>
          <w:sz w:val="24"/>
        </w:rPr>
        <w:t>为数据库，采用</w:t>
      </w:r>
      <w:r w:rsidRPr="007300FC">
        <w:rPr>
          <w:rFonts w:hint="eastAsia"/>
          <w:sz w:val="24"/>
        </w:rPr>
        <w:t>Struts2+Ibatis</w:t>
      </w:r>
      <w:r w:rsidRPr="007300FC">
        <w:rPr>
          <w:rFonts w:hint="eastAsia"/>
          <w:sz w:val="24"/>
        </w:rPr>
        <w:t>架构建立基于</w:t>
      </w:r>
      <w:r w:rsidRPr="007300FC">
        <w:rPr>
          <w:rFonts w:hint="eastAsia"/>
          <w:sz w:val="24"/>
        </w:rPr>
        <w:t>B/S</w:t>
      </w:r>
      <w:r w:rsidRPr="007300FC">
        <w:rPr>
          <w:rFonts w:hint="eastAsia"/>
          <w:sz w:val="24"/>
        </w:rPr>
        <w:t>模式的数据结构课程管理系统，实现了教师对数据结构这门课程的日常教务管理，提供了师生之间的在线交流平台。系统的主要功能包括：教师可以在线维护课程的教学大纲，发布课程公告，维护个人信息，管理教师课件，在线布置学生作业，记录学生出勤，维护管理试卷库，编辑学生上传的学习资源，发布考试安排信息，录入考试成绩等日常教务管理；学生可以在线查询课程相关信息，下载教师课件，查看作业内容，上传作业，查询考试成绩，共享学习资源，在线交流学习。系统还为师生之间的学习交流提供了一个在线交流平台—</w:t>
      </w:r>
      <w:r w:rsidRPr="007300FC">
        <w:rPr>
          <w:rFonts w:hint="eastAsia"/>
          <w:sz w:val="24"/>
        </w:rPr>
        <w:t>BBS</w:t>
      </w:r>
      <w:r w:rsidRPr="007300FC">
        <w:rPr>
          <w:rFonts w:hint="eastAsia"/>
          <w:sz w:val="24"/>
        </w:rPr>
        <w:t>，方便了教师的答疑解惑，学生的学习交流，为传统的面授交流提供了一种很好的辅助。</w:t>
      </w:r>
    </w:p>
    <w:p w14:paraId="6EAEFF8C" w14:textId="77777777" w:rsidR="00AE52C0" w:rsidRDefault="00AE52C0">
      <w:pPr>
        <w:spacing w:line="400" w:lineRule="exact"/>
        <w:ind w:firstLineChars="200" w:firstLine="480"/>
        <w:rPr>
          <w:rFonts w:ascii="宋体" w:hAnsi="宋体" w:hint="eastAsia"/>
          <w:sz w:val="24"/>
        </w:rPr>
      </w:pPr>
    </w:p>
    <w:p w14:paraId="4A8E899B" w14:textId="60E1BC4D" w:rsidR="00AE52C0" w:rsidRDefault="00F1499D">
      <w:pPr>
        <w:autoSpaceDE w:val="0"/>
        <w:autoSpaceDN w:val="0"/>
        <w:adjustRightInd w:val="0"/>
        <w:spacing w:line="400" w:lineRule="exact"/>
        <w:ind w:rightChars="10" w:right="21"/>
        <w:jc w:val="left"/>
        <w:rPr>
          <w:rFonts w:ascii="宋体" w:hAnsi="宋体" w:cs="AdobeSongStd-Light" w:hint="eastAsia"/>
          <w:kern w:val="0"/>
          <w:sz w:val="24"/>
        </w:rPr>
      </w:pPr>
      <w:r>
        <w:rPr>
          <w:rFonts w:ascii="宋体" w:hAnsi="宋体" w:hint="eastAsia"/>
          <w:b/>
          <w:sz w:val="24"/>
        </w:rPr>
        <w:t>关键词：</w:t>
      </w:r>
      <w:bookmarkStart w:id="4" w:name="_Toc166490191"/>
      <w:bookmarkStart w:id="5" w:name="_Toc162861183"/>
      <w:bookmarkStart w:id="6" w:name="_Toc162845622"/>
      <w:bookmarkStart w:id="7" w:name="_Toc162838638"/>
      <w:bookmarkStart w:id="8" w:name="_Toc162838552"/>
      <w:bookmarkStart w:id="9" w:name="_Toc162838734"/>
      <w:bookmarkStart w:id="10" w:name="_Toc162839452"/>
      <w:r w:rsidR="007300FC" w:rsidRPr="007300FC">
        <w:rPr>
          <w:rFonts w:ascii="times new roamn" w:hAnsi="times new roamn" w:hint="eastAsia"/>
          <w:sz w:val="24"/>
        </w:rPr>
        <w:t xml:space="preserve"> Struts2</w:t>
      </w:r>
      <w:r w:rsidR="007300FC" w:rsidRPr="007300FC">
        <w:rPr>
          <w:rFonts w:ascii="times new roamn" w:hAnsi="times new roamn" w:hint="eastAsia"/>
          <w:sz w:val="24"/>
        </w:rPr>
        <w:t>；</w:t>
      </w:r>
      <w:proofErr w:type="spellStart"/>
      <w:r w:rsidR="007300FC" w:rsidRPr="007300FC">
        <w:rPr>
          <w:rFonts w:ascii="times new roamn" w:hAnsi="times new roamn" w:hint="eastAsia"/>
          <w:sz w:val="24"/>
        </w:rPr>
        <w:t>Ibatis</w:t>
      </w:r>
      <w:proofErr w:type="spellEnd"/>
      <w:r w:rsidR="007300FC" w:rsidRPr="007300FC">
        <w:rPr>
          <w:rFonts w:ascii="times new roamn" w:hAnsi="times new roamn" w:hint="eastAsia"/>
          <w:sz w:val="24"/>
        </w:rPr>
        <w:t>；数据结构；课程管理；</w:t>
      </w:r>
      <w:r w:rsidR="007300FC" w:rsidRPr="007300FC">
        <w:rPr>
          <w:rFonts w:ascii="times new roamn" w:hAnsi="times new roamn" w:hint="eastAsia"/>
          <w:sz w:val="24"/>
        </w:rPr>
        <w:t>Oracle</w:t>
      </w:r>
      <w:r w:rsidR="007300FC" w:rsidRPr="007300FC">
        <w:rPr>
          <w:rFonts w:ascii="times new roamn" w:hAnsi="times new roamn" w:hint="eastAsia"/>
          <w:sz w:val="24"/>
        </w:rPr>
        <w:t>；</w:t>
      </w:r>
      <w:r w:rsidR="007300FC" w:rsidRPr="007300FC">
        <w:rPr>
          <w:rFonts w:ascii="times new roamn" w:hAnsi="times new roamn" w:hint="eastAsia"/>
          <w:sz w:val="24"/>
        </w:rPr>
        <w:t>BBS</w:t>
      </w:r>
    </w:p>
    <w:p w14:paraId="5941E0F0" w14:textId="44322F9A" w:rsidR="00AE52C0" w:rsidRDefault="00AE52C0">
      <w:pPr>
        <w:autoSpaceDE w:val="0"/>
        <w:autoSpaceDN w:val="0"/>
        <w:adjustRightInd w:val="0"/>
        <w:spacing w:beforeLines="50" w:before="156" w:afterLines="50" w:after="156" w:line="400" w:lineRule="exact"/>
        <w:ind w:rightChars="10" w:right="21"/>
        <w:jc w:val="center"/>
        <w:rPr>
          <w:rFonts w:ascii="宋体" w:hAnsi="宋体" w:cs="AdobeSongStd-Light" w:hint="eastAsia"/>
          <w:kern w:val="0"/>
          <w:sz w:val="24"/>
        </w:rPr>
      </w:pPr>
    </w:p>
    <w:p w14:paraId="1F6EBE6F" w14:textId="77777777" w:rsidR="00AE52C0" w:rsidRDefault="00F1499D">
      <w:pPr>
        <w:pStyle w:val="a8"/>
        <w:rPr>
          <w:b/>
          <w:bCs/>
          <w:sz w:val="24"/>
          <w:szCs w:val="22"/>
        </w:rPr>
      </w:pPr>
      <w:r>
        <w:rPr>
          <w:rFonts w:hint="eastAsia"/>
          <w:b/>
          <w:bCs/>
          <w:sz w:val="24"/>
          <w:szCs w:val="22"/>
        </w:rPr>
        <w:t>摘要和关键词要求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543"/>
        <w:gridCol w:w="3850"/>
      </w:tblGrid>
      <w:tr w:rsidR="00AE52C0" w14:paraId="25BDB745" w14:textId="77777777">
        <w:tc>
          <w:tcPr>
            <w:tcW w:w="1101" w:type="dxa"/>
          </w:tcPr>
          <w:p w14:paraId="768C5F18" w14:textId="77777777" w:rsidR="00AE52C0" w:rsidRDefault="00F1499D">
            <w:pPr>
              <w:spacing w:before="60" w:after="60"/>
              <w:rPr>
                <w:sz w:val="20"/>
                <w:szCs w:val="20"/>
              </w:rPr>
            </w:pPr>
            <w:r>
              <w:rPr>
                <w:rFonts w:hint="eastAsia"/>
                <w:szCs w:val="21"/>
              </w:rPr>
              <w:t>项目名称</w:t>
            </w:r>
          </w:p>
        </w:tc>
        <w:tc>
          <w:tcPr>
            <w:tcW w:w="3543" w:type="dxa"/>
          </w:tcPr>
          <w:p w14:paraId="02291375" w14:textId="77777777" w:rsidR="00AE52C0" w:rsidRDefault="00F1499D">
            <w:pPr>
              <w:spacing w:before="60" w:after="60"/>
              <w:jc w:val="center"/>
              <w:rPr>
                <w:sz w:val="20"/>
                <w:szCs w:val="20"/>
              </w:rPr>
            </w:pPr>
            <w:r>
              <w:rPr>
                <w:rFonts w:hint="eastAsia"/>
                <w:sz w:val="20"/>
                <w:szCs w:val="20"/>
              </w:rPr>
              <w:t>中文摘要</w:t>
            </w:r>
          </w:p>
        </w:tc>
        <w:tc>
          <w:tcPr>
            <w:tcW w:w="3850" w:type="dxa"/>
          </w:tcPr>
          <w:p w14:paraId="7CDC2D2B" w14:textId="77777777" w:rsidR="00AE52C0" w:rsidRDefault="00F1499D">
            <w:pPr>
              <w:spacing w:before="60" w:after="60"/>
              <w:jc w:val="center"/>
              <w:rPr>
                <w:sz w:val="20"/>
                <w:szCs w:val="20"/>
              </w:rPr>
            </w:pPr>
            <w:r>
              <w:rPr>
                <w:rFonts w:hint="eastAsia"/>
                <w:sz w:val="20"/>
                <w:szCs w:val="20"/>
              </w:rPr>
              <w:t>英文摘要</w:t>
            </w:r>
          </w:p>
        </w:tc>
      </w:tr>
      <w:tr w:rsidR="00AE52C0" w14:paraId="0E96B51B" w14:textId="77777777">
        <w:tc>
          <w:tcPr>
            <w:tcW w:w="1101" w:type="dxa"/>
          </w:tcPr>
          <w:p w14:paraId="7A2CAB27" w14:textId="77777777" w:rsidR="00AE52C0" w:rsidRDefault="00F1499D">
            <w:pPr>
              <w:spacing w:before="60" w:after="60"/>
              <w:rPr>
                <w:sz w:val="20"/>
                <w:szCs w:val="20"/>
              </w:rPr>
            </w:pPr>
            <w:r>
              <w:rPr>
                <w:rFonts w:hint="eastAsia"/>
                <w:sz w:val="20"/>
                <w:szCs w:val="20"/>
              </w:rPr>
              <w:t>标题</w:t>
            </w:r>
          </w:p>
        </w:tc>
        <w:tc>
          <w:tcPr>
            <w:tcW w:w="3543" w:type="dxa"/>
          </w:tcPr>
          <w:p w14:paraId="1EAEF640" w14:textId="77777777" w:rsidR="00AE52C0" w:rsidRDefault="00F1499D">
            <w:pPr>
              <w:spacing w:before="60" w:after="60"/>
              <w:rPr>
                <w:sz w:val="20"/>
                <w:szCs w:val="20"/>
              </w:rPr>
            </w:pPr>
            <w:r>
              <w:rPr>
                <w:rFonts w:hint="eastAsia"/>
                <w:sz w:val="20"/>
                <w:szCs w:val="20"/>
              </w:rPr>
              <w:t>摘要：二字间空</w:t>
            </w:r>
            <w:r>
              <w:rPr>
                <w:rFonts w:hint="eastAsia"/>
                <w:sz w:val="20"/>
                <w:szCs w:val="20"/>
              </w:rPr>
              <w:t>1</w:t>
            </w:r>
            <w:r>
              <w:rPr>
                <w:rFonts w:hint="eastAsia"/>
                <w:sz w:val="20"/>
                <w:szCs w:val="20"/>
              </w:rPr>
              <w:t>汉字符，宋体三号加粗居中</w:t>
            </w:r>
            <w:r>
              <w:rPr>
                <w:sz w:val="20"/>
                <w:szCs w:val="20"/>
              </w:rPr>
              <w:t>，</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3929AB20" w14:textId="6374C599" w:rsidR="00AE52C0" w:rsidRDefault="00F1499D">
            <w:pPr>
              <w:spacing w:before="60" w:after="60"/>
              <w:rPr>
                <w:sz w:val="20"/>
                <w:szCs w:val="20"/>
              </w:rPr>
            </w:pPr>
            <w:r>
              <w:rPr>
                <w:rFonts w:hint="eastAsia"/>
                <w:sz w:val="20"/>
                <w:szCs w:val="20"/>
              </w:rPr>
              <w:t>Abstract</w:t>
            </w:r>
            <w:r>
              <w:rPr>
                <w:rFonts w:hint="eastAsia"/>
                <w:sz w:val="20"/>
                <w:szCs w:val="20"/>
              </w:rPr>
              <w:t>：</w:t>
            </w:r>
            <w:r>
              <w:rPr>
                <w:rFonts w:cs="Arial"/>
                <w:sz w:val="20"/>
                <w:szCs w:val="20"/>
              </w:rPr>
              <w:t xml:space="preserve">Times New Roman </w:t>
            </w:r>
            <w:ins w:id="11" w:author="铁军 王" w:date="2026-04-03T10:19:00Z">
              <w:r w:rsidR="00A06B8F">
                <w:rPr>
                  <w:rFonts w:hint="eastAsia"/>
                  <w:sz w:val="20"/>
                  <w:szCs w:val="20"/>
                </w:rPr>
                <w:t>三号</w:t>
              </w:r>
            </w:ins>
            <w:del w:id="12" w:author="铁军 王" w:date="2026-04-03T10:19:00Z">
              <w:r w:rsidDel="00A06B8F">
                <w:rPr>
                  <w:rFonts w:hint="eastAsia"/>
                  <w:sz w:val="20"/>
                  <w:szCs w:val="20"/>
                </w:rPr>
                <w:delText>四号</w:delText>
              </w:r>
            </w:del>
            <w:r>
              <w:rPr>
                <w:rFonts w:hint="eastAsia"/>
                <w:sz w:val="20"/>
                <w:szCs w:val="20"/>
              </w:rPr>
              <w:t>加粗居中，</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ins w:id="13" w:author="铁军 王" w:date="2026-04-03T10:19:00Z">
              <w:r w:rsidR="00A06B8F">
                <w:rPr>
                  <w:sz w:val="20"/>
                  <w:szCs w:val="20"/>
                </w:rPr>
                <w:t>，行距</w:t>
              </w:r>
              <w:r w:rsidR="00A06B8F">
                <w:rPr>
                  <w:rFonts w:hint="eastAsia"/>
                  <w:sz w:val="20"/>
                  <w:szCs w:val="20"/>
                </w:rPr>
                <w:t>固定值</w:t>
              </w:r>
              <w:r w:rsidR="00A06B8F">
                <w:rPr>
                  <w:rFonts w:hint="eastAsia"/>
                  <w:sz w:val="20"/>
                  <w:szCs w:val="20"/>
                </w:rPr>
                <w:t>2</w:t>
              </w:r>
              <w:r w:rsidR="00A06B8F">
                <w:rPr>
                  <w:sz w:val="20"/>
                  <w:szCs w:val="20"/>
                </w:rPr>
                <w:t>0</w:t>
              </w:r>
              <w:r w:rsidR="00A06B8F">
                <w:rPr>
                  <w:sz w:val="20"/>
                  <w:szCs w:val="20"/>
                </w:rPr>
                <w:t>磅</w:t>
              </w:r>
            </w:ins>
          </w:p>
        </w:tc>
      </w:tr>
      <w:tr w:rsidR="00AE52C0" w14:paraId="560A1E34" w14:textId="77777777">
        <w:tc>
          <w:tcPr>
            <w:tcW w:w="1101" w:type="dxa"/>
          </w:tcPr>
          <w:p w14:paraId="46AE956A" w14:textId="77777777" w:rsidR="00AE52C0" w:rsidRDefault="00F1499D">
            <w:pPr>
              <w:spacing w:before="60" w:after="60"/>
              <w:rPr>
                <w:sz w:val="20"/>
                <w:szCs w:val="20"/>
              </w:rPr>
            </w:pPr>
            <w:r>
              <w:rPr>
                <w:rFonts w:hint="eastAsia"/>
                <w:sz w:val="20"/>
                <w:szCs w:val="20"/>
              </w:rPr>
              <w:t>段落文字</w:t>
            </w:r>
          </w:p>
        </w:tc>
        <w:tc>
          <w:tcPr>
            <w:tcW w:w="3543" w:type="dxa"/>
          </w:tcPr>
          <w:p w14:paraId="32A6DDB9" w14:textId="77777777" w:rsidR="00AE52C0" w:rsidRDefault="00F1499D">
            <w:pPr>
              <w:spacing w:before="60" w:after="60"/>
              <w:rPr>
                <w:sz w:val="20"/>
                <w:szCs w:val="20"/>
              </w:rPr>
            </w:pPr>
            <w:r>
              <w:rPr>
                <w:rFonts w:hint="eastAsia"/>
                <w:sz w:val="20"/>
                <w:szCs w:val="20"/>
              </w:rPr>
              <w:t>宋体小四号，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4694D05B"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r>
      <w:tr w:rsidR="00AE52C0" w14:paraId="049BB6CA" w14:textId="77777777">
        <w:tc>
          <w:tcPr>
            <w:tcW w:w="1101" w:type="dxa"/>
          </w:tcPr>
          <w:p w14:paraId="5D35A75A" w14:textId="77777777" w:rsidR="00AE52C0" w:rsidRDefault="00F1499D">
            <w:pPr>
              <w:spacing w:before="60" w:after="60"/>
              <w:rPr>
                <w:sz w:val="20"/>
                <w:szCs w:val="20"/>
              </w:rPr>
            </w:pPr>
            <w:r>
              <w:rPr>
                <w:rFonts w:hint="eastAsia"/>
                <w:sz w:val="20"/>
                <w:szCs w:val="20"/>
              </w:rPr>
              <w:t>关键词</w:t>
            </w:r>
          </w:p>
        </w:tc>
        <w:tc>
          <w:tcPr>
            <w:tcW w:w="3543" w:type="dxa"/>
          </w:tcPr>
          <w:p w14:paraId="6E620833" w14:textId="7AE85577" w:rsidR="00AE52C0" w:rsidRDefault="00F1499D">
            <w:pPr>
              <w:spacing w:before="60" w:after="60"/>
              <w:rPr>
                <w:sz w:val="20"/>
                <w:szCs w:val="20"/>
              </w:rPr>
            </w:pPr>
            <w:r>
              <w:rPr>
                <w:rFonts w:hint="eastAsia"/>
                <w:sz w:val="20"/>
                <w:szCs w:val="20"/>
              </w:rPr>
              <w:t>宋体小四号，</w:t>
            </w:r>
            <w:ins w:id="14" w:author="铁军 王" w:date="2026-04-03T10:20:00Z">
              <w:r w:rsidR="00A06B8F">
                <w:rPr>
                  <w:sz w:val="20"/>
                  <w:szCs w:val="20"/>
                </w:rPr>
                <w:t>行</w:t>
              </w:r>
              <w:r w:rsidR="00A06B8F">
                <w:rPr>
                  <w:rFonts w:hint="eastAsia"/>
                  <w:sz w:val="20"/>
                  <w:szCs w:val="20"/>
                </w:rPr>
                <w:t>距固定值</w:t>
              </w:r>
              <w:r w:rsidR="00A06B8F">
                <w:rPr>
                  <w:rFonts w:hint="eastAsia"/>
                  <w:sz w:val="20"/>
                  <w:szCs w:val="20"/>
                </w:rPr>
                <w:t>2</w:t>
              </w:r>
              <w:r w:rsidR="00A06B8F">
                <w:rPr>
                  <w:sz w:val="20"/>
                  <w:szCs w:val="20"/>
                </w:rPr>
                <w:t>0</w:t>
              </w:r>
              <w:r w:rsidR="00A06B8F">
                <w:rPr>
                  <w:sz w:val="20"/>
                  <w:szCs w:val="20"/>
                </w:rPr>
                <w:t>磅，</w:t>
              </w:r>
            </w:ins>
            <w:r>
              <w:rPr>
                <w:rFonts w:hint="eastAsia"/>
                <w:sz w:val="20"/>
                <w:szCs w:val="20"/>
              </w:rPr>
              <w:t>“关键词”三字加粗</w:t>
            </w:r>
          </w:p>
        </w:tc>
        <w:tc>
          <w:tcPr>
            <w:tcW w:w="3850" w:type="dxa"/>
          </w:tcPr>
          <w:p w14:paraId="41E18AEE" w14:textId="1030206C"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ins w:id="15" w:author="铁军 王" w:date="2026-04-03T10:23:00Z">
              <w:r w:rsidR="00A06B8F">
                <w:rPr>
                  <w:rFonts w:hint="eastAsia"/>
                  <w:sz w:val="20"/>
                  <w:szCs w:val="20"/>
                </w:rPr>
                <w:t>K</w:t>
              </w:r>
            </w:ins>
            <w:del w:id="16" w:author="铁军 王" w:date="2026-04-03T10:23:00Z">
              <w:r w:rsidDel="00A06B8F">
                <w:rPr>
                  <w:sz w:val="20"/>
                  <w:szCs w:val="20"/>
                </w:rPr>
                <w:delText>k</w:delText>
              </w:r>
            </w:del>
            <w:r>
              <w:rPr>
                <w:sz w:val="20"/>
                <w:szCs w:val="20"/>
              </w:rPr>
              <w:t>ey wor</w:t>
            </w:r>
            <w:r>
              <w:rPr>
                <w:rFonts w:hint="eastAsia"/>
                <w:sz w:val="20"/>
                <w:szCs w:val="20"/>
              </w:rPr>
              <w:t>ds</w:t>
            </w:r>
            <w:r>
              <w:rPr>
                <w:rFonts w:hint="eastAsia"/>
                <w:sz w:val="20"/>
                <w:szCs w:val="20"/>
              </w:rPr>
              <w:t>”两词加粗</w:t>
            </w:r>
          </w:p>
        </w:tc>
      </w:tr>
    </w:tbl>
    <w:p w14:paraId="64C00D31" w14:textId="77777777" w:rsidR="00AE52C0" w:rsidRDefault="00F1499D">
      <w:pPr>
        <w:autoSpaceDE w:val="0"/>
        <w:autoSpaceDN w:val="0"/>
        <w:adjustRightInd w:val="0"/>
        <w:spacing w:beforeLines="50" w:before="156" w:afterLines="50" w:after="156" w:line="400" w:lineRule="exact"/>
        <w:jc w:val="center"/>
        <w:rPr>
          <w:b/>
          <w:color w:val="000000"/>
          <w:kern w:val="0"/>
          <w:sz w:val="32"/>
          <w:szCs w:val="32"/>
        </w:rPr>
      </w:pPr>
      <w:r>
        <w:rPr>
          <w:rFonts w:ascii="宋体" w:hAnsi="宋体" w:cs="AdobeSongStd-Light"/>
          <w:kern w:val="0"/>
          <w:sz w:val="24"/>
        </w:rPr>
        <w:br w:type="page"/>
      </w:r>
      <w:bookmarkStart w:id="17" w:name="_Toc199022336"/>
      <w:bookmarkStart w:id="18" w:name="_Toc166558384"/>
      <w:bookmarkStart w:id="19" w:name="_Toc199021861"/>
      <w:bookmarkStart w:id="20" w:name="_Toc199021591"/>
      <w:r>
        <w:rPr>
          <w:b/>
          <w:color w:val="000000"/>
          <w:kern w:val="0"/>
          <w:sz w:val="32"/>
          <w:szCs w:val="32"/>
        </w:rPr>
        <w:lastRenderedPageBreak/>
        <w:t>A</w:t>
      </w:r>
      <w:bookmarkEnd w:id="4"/>
      <w:bookmarkEnd w:id="5"/>
      <w:bookmarkEnd w:id="6"/>
      <w:bookmarkEnd w:id="7"/>
      <w:bookmarkEnd w:id="8"/>
      <w:bookmarkEnd w:id="9"/>
      <w:bookmarkEnd w:id="10"/>
      <w:r>
        <w:rPr>
          <w:b/>
          <w:color w:val="000000"/>
          <w:kern w:val="0"/>
          <w:sz w:val="32"/>
          <w:szCs w:val="32"/>
        </w:rPr>
        <w:t>BSTRACT</w:t>
      </w:r>
      <w:bookmarkEnd w:id="17"/>
      <w:bookmarkEnd w:id="18"/>
      <w:bookmarkEnd w:id="19"/>
      <w:bookmarkEnd w:id="20"/>
    </w:p>
    <w:p w14:paraId="53853724" w14:textId="021F7DB6" w:rsidR="007300FC" w:rsidRDefault="007300FC" w:rsidP="007300FC">
      <w:pPr>
        <w:shd w:val="clear" w:color="auto" w:fill="FFFFFF"/>
        <w:spacing w:line="400" w:lineRule="exact"/>
        <w:ind w:firstLineChars="200" w:firstLine="480"/>
        <w:rPr>
          <w:color w:val="EE0000"/>
          <w:sz w:val="24"/>
        </w:rPr>
      </w:pPr>
      <w:bookmarkStart w:id="21" w:name="_Hlk226103847"/>
      <w:r w:rsidRPr="007300FC">
        <w:rPr>
          <w:rFonts w:hint="eastAsia"/>
          <w:color w:val="EE0000"/>
          <w:sz w:val="24"/>
        </w:rPr>
        <w:t>(</w:t>
      </w:r>
      <w:r w:rsidRPr="007300FC">
        <w:rPr>
          <w:rFonts w:hint="eastAsia"/>
          <w:color w:val="EE0000"/>
          <w:sz w:val="24"/>
        </w:rPr>
        <w:t>英文摘要应在中文摘要定稿后再撰写，并在指导教师指导下加以润色。本科生的学士“</w:t>
      </w:r>
      <w:r w:rsidRPr="008B1977">
        <w:rPr>
          <w:rFonts w:hint="eastAsia"/>
          <w:b/>
          <w:bCs/>
          <w:color w:val="EE0000"/>
          <w:sz w:val="24"/>
        </w:rPr>
        <w:t>毕业论文”对应的英文单词是“</w:t>
      </w:r>
      <w:r w:rsidRPr="008B1977">
        <w:rPr>
          <w:rFonts w:hint="eastAsia"/>
          <w:b/>
          <w:bCs/>
          <w:color w:val="EE0000"/>
          <w:sz w:val="24"/>
        </w:rPr>
        <w:t>Thesis</w:t>
      </w:r>
      <w:r w:rsidRPr="008B1977">
        <w:rPr>
          <w:rFonts w:hint="eastAsia"/>
          <w:b/>
          <w:bCs/>
          <w:color w:val="EE0000"/>
          <w:sz w:val="24"/>
        </w:rPr>
        <w:t>”，不要使用</w:t>
      </w:r>
      <w:r w:rsidRPr="008B1977">
        <w:rPr>
          <w:rFonts w:hint="eastAsia"/>
          <w:b/>
          <w:bCs/>
          <w:color w:val="EE0000"/>
          <w:sz w:val="24"/>
        </w:rPr>
        <w:t>Paper</w:t>
      </w:r>
      <w:r w:rsidRPr="008B1977">
        <w:rPr>
          <w:rFonts w:hint="eastAsia"/>
          <w:b/>
          <w:bCs/>
          <w:color w:val="EE0000"/>
          <w:sz w:val="24"/>
        </w:rPr>
        <w:t>、</w:t>
      </w:r>
      <w:r w:rsidRPr="008B1977">
        <w:rPr>
          <w:rFonts w:hint="eastAsia"/>
          <w:b/>
          <w:bCs/>
          <w:color w:val="EE0000"/>
          <w:sz w:val="24"/>
        </w:rPr>
        <w:t>Dissertation</w:t>
      </w:r>
      <w:r w:rsidRPr="007300FC">
        <w:rPr>
          <w:rFonts w:hint="eastAsia"/>
          <w:color w:val="EE0000"/>
          <w:sz w:val="24"/>
        </w:rPr>
        <w:t>等。提交论文时请删除红色字体。</w:t>
      </w:r>
      <w:r w:rsidRPr="007300FC">
        <w:rPr>
          <w:rFonts w:hint="eastAsia"/>
          <w:color w:val="EE0000"/>
          <w:sz w:val="24"/>
        </w:rPr>
        <w:t>)</w:t>
      </w:r>
    </w:p>
    <w:p w14:paraId="4C15182B" w14:textId="2EC4AE59" w:rsidR="008B1977" w:rsidRDefault="008B1977" w:rsidP="00F864AA">
      <w:pPr>
        <w:spacing w:line="400" w:lineRule="exact"/>
        <w:ind w:firstLineChars="200" w:firstLine="480"/>
        <w:rPr>
          <w:color w:val="EE0000"/>
          <w:sz w:val="24"/>
        </w:rPr>
      </w:pPr>
      <w:r w:rsidRPr="008B1977">
        <w:rPr>
          <w:color w:val="EE0000"/>
          <w:sz w:val="24"/>
        </w:rPr>
        <w:t>The abstract is a short statement without annotations and comments on the content of the paper, requiring a brief description of the purpose of the research work, main materials and methods, research results, conclusions, scientific significance or application value, etc. It is an independent and complete short essay. It is not advisable to use formulas, diagrams, symbols and terms that are not publicly known and used in the abstract, and do not mark the reference number.</w:t>
      </w:r>
    </w:p>
    <w:p w14:paraId="12B6C15D" w14:textId="19A4386B" w:rsidR="00F864AA" w:rsidRPr="007300FC" w:rsidRDefault="00F864AA" w:rsidP="00F864AA">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bookmarkEnd w:id="21"/>
    <w:p w14:paraId="5DA923BD" w14:textId="73010567" w:rsidR="00AE52C0" w:rsidRDefault="007300FC" w:rsidP="007300FC">
      <w:pPr>
        <w:shd w:val="clear" w:color="auto" w:fill="FFFFFF"/>
        <w:spacing w:line="400" w:lineRule="exact"/>
        <w:ind w:firstLineChars="200" w:firstLine="480"/>
        <w:rPr>
          <w:sz w:val="24"/>
        </w:rPr>
      </w:pPr>
      <w:r w:rsidRPr="007300FC">
        <w:rPr>
          <w:sz w:val="24"/>
        </w:rPr>
        <w:t xml:space="preserve">Developing a data structure course management system, implementing data structure course on digital management, and setting up an online communication platform between students and teachers is of great significance for improving teaching and improving teaching and learning environment. With the database Oracle, the system is developed under the integration of Struts2 and </w:t>
      </w:r>
      <w:proofErr w:type="spellStart"/>
      <w:r w:rsidRPr="007300FC">
        <w:rPr>
          <w:sz w:val="24"/>
        </w:rPr>
        <w:t>Ibatis</w:t>
      </w:r>
      <w:proofErr w:type="spellEnd"/>
      <w:r w:rsidRPr="007300FC">
        <w:rPr>
          <w:sz w:val="24"/>
        </w:rPr>
        <w:t xml:space="preserve"> framework and based on B/S mode. It provides data structure of daily educational administration to teachers, and an online communication platform between students and teachers. System's main features include: teachers can maintain the course syllabus , post course announcements online, protect personal information, manage teachers courseware, assign homework online, record students attendance, maintain and manage the paper library, edit resources uploaded by students, publish information of Exam schedule, record students achievement and do other daily educational administration; students can check course information online, download teachers courseware, view homework, upload assignments, check examination results, share learning resources, take exchange of learning online. In order to facilitate teachers’ FAQ, and students’ learning, it also provides an online learning platform-BBS between teachers and students. </w:t>
      </w:r>
      <w:proofErr w:type="gramStart"/>
      <w:r w:rsidRPr="007300FC">
        <w:rPr>
          <w:sz w:val="24"/>
        </w:rPr>
        <w:t>So</w:t>
      </w:r>
      <w:proofErr w:type="gramEnd"/>
      <w:r w:rsidRPr="007300FC">
        <w:rPr>
          <w:sz w:val="24"/>
        </w:rPr>
        <w:t xml:space="preserve"> it is a supplementary system for the traditional face to face communication.</w:t>
      </w:r>
    </w:p>
    <w:p w14:paraId="3CCCF5B5" w14:textId="77777777" w:rsidR="00AE52C0" w:rsidRDefault="00AE52C0">
      <w:pPr>
        <w:spacing w:line="400" w:lineRule="exact"/>
        <w:ind w:firstLineChars="200" w:firstLine="480"/>
        <w:rPr>
          <w:rFonts w:ascii="宋体" w:hAnsi="宋体" w:hint="eastAsia"/>
          <w:sz w:val="24"/>
        </w:rPr>
      </w:pPr>
    </w:p>
    <w:p w14:paraId="0BA4740B" w14:textId="7FC553B8" w:rsidR="007300FC" w:rsidRPr="007300FC" w:rsidRDefault="00F1499D" w:rsidP="007300FC">
      <w:pPr>
        <w:rPr>
          <w:sz w:val="24"/>
        </w:rPr>
      </w:pPr>
      <w:r>
        <w:rPr>
          <w:rFonts w:hint="eastAsia"/>
          <w:b/>
          <w:sz w:val="24"/>
        </w:rPr>
        <w:t>Key words:</w:t>
      </w:r>
      <w:r>
        <w:rPr>
          <w:rFonts w:hint="eastAsia"/>
          <w:sz w:val="24"/>
        </w:rPr>
        <w:t xml:space="preserve"> </w:t>
      </w:r>
      <w:r w:rsidR="007300FC" w:rsidRPr="007300FC">
        <w:rPr>
          <w:sz w:val="24"/>
        </w:rPr>
        <w:t xml:space="preserve">Struts2; </w:t>
      </w:r>
      <w:proofErr w:type="spellStart"/>
      <w:r w:rsidR="007300FC" w:rsidRPr="007300FC">
        <w:rPr>
          <w:sz w:val="24"/>
        </w:rPr>
        <w:t>Ibatis</w:t>
      </w:r>
      <w:proofErr w:type="spellEnd"/>
      <w:r w:rsidR="007300FC" w:rsidRPr="007300FC">
        <w:rPr>
          <w:sz w:val="24"/>
        </w:rPr>
        <w:t xml:space="preserve">; Data Structure; Course Management; Oracle; BBS </w:t>
      </w:r>
    </w:p>
    <w:p w14:paraId="1DFAF7C0" w14:textId="3F048783" w:rsidR="00AE52C0" w:rsidRPr="007300FC" w:rsidRDefault="00AE52C0">
      <w:pPr>
        <w:shd w:val="clear" w:color="auto" w:fill="FFFFFF"/>
        <w:spacing w:line="400" w:lineRule="exact"/>
        <w:rPr>
          <w:sz w:val="24"/>
        </w:rPr>
      </w:pPr>
    </w:p>
    <w:p w14:paraId="3FFF2FCE" w14:textId="5029C296" w:rsidR="00AE52C0" w:rsidRDefault="00F1499D">
      <w:pPr>
        <w:pStyle w:val="a8"/>
        <w:spacing w:beforeLines="50" w:before="156" w:afterLines="50" w:after="156" w:line="400" w:lineRule="exact"/>
        <w:jc w:val="center"/>
        <w:rPr>
          <w:b/>
          <w:bCs/>
          <w:color w:val="000000"/>
          <w:sz w:val="32"/>
          <w:szCs w:val="32"/>
        </w:rPr>
      </w:pPr>
      <w:bookmarkStart w:id="22" w:name="_Toc323475816"/>
      <w:r>
        <w:rPr>
          <w:rFonts w:hAnsi="宋体" w:cs="宋体"/>
          <w:spacing w:val="140"/>
          <w:kern w:val="0"/>
        </w:rPr>
        <w:br w:type="page"/>
      </w:r>
      <w:bookmarkEnd w:id="22"/>
      <w:r>
        <w:rPr>
          <w:rFonts w:hint="eastAsia"/>
          <w:b/>
          <w:bCs/>
          <w:sz w:val="32"/>
          <w:szCs w:val="32"/>
        </w:rPr>
        <w:lastRenderedPageBreak/>
        <w:t>目 录</w:t>
      </w:r>
    </w:p>
    <w:p w14:paraId="2FAEA328" w14:textId="77777777" w:rsidR="00022491" w:rsidRDefault="00F1499D" w:rsidP="003D01D3">
      <w:pPr>
        <w:spacing w:line="400" w:lineRule="exact"/>
        <w:ind w:right="-88"/>
        <w:jc w:val="right"/>
        <w:rPr>
          <w:rFonts w:ascii="宋体" w:hAnsi="宋体" w:cs="宋体" w:hint="eastAsia"/>
          <w:kern w:val="0"/>
          <w:sz w:val="24"/>
        </w:rPr>
      </w:pPr>
      <w:r>
        <w:rPr>
          <w:rFonts w:ascii="宋体" w:hAnsi="宋体" w:cs="宋体" w:hint="eastAsia"/>
          <w:kern w:val="0"/>
          <w:sz w:val="24"/>
        </w:rPr>
        <w:t>论文总页数：XX页</w:t>
      </w:r>
    </w:p>
    <w:p w14:paraId="5A69FD21" w14:textId="315820D4" w:rsidR="001B3E21" w:rsidRDefault="00022491">
      <w:pPr>
        <w:pStyle w:val="TOC1"/>
        <w:tabs>
          <w:tab w:val="right" w:leader="dot" w:pos="8302"/>
        </w:tabs>
        <w:rPr>
          <w:rFonts w:cs="宋体" w:hint="eastAsia"/>
          <w:b/>
          <w:bCs/>
          <w:color w:val="EE0000"/>
          <w:kern w:val="0"/>
        </w:rPr>
      </w:pPr>
      <w:r>
        <w:rPr>
          <w:rFonts w:cs="宋体" w:hint="eastAsia"/>
          <w:b/>
          <w:bCs/>
          <w:color w:val="EE0000"/>
          <w:kern w:val="0"/>
        </w:rPr>
        <w:t>（</w:t>
      </w:r>
      <w:r w:rsidRPr="00671913">
        <w:rPr>
          <w:rFonts w:cs="宋体" w:hint="eastAsia"/>
          <w:b/>
          <w:bCs/>
          <w:color w:val="EE0000"/>
          <w:kern w:val="0"/>
        </w:rPr>
        <w:t>此处特别注意定稿时更新论文</w:t>
      </w:r>
      <w:r>
        <w:rPr>
          <w:rFonts w:cs="宋体" w:hint="eastAsia"/>
          <w:b/>
          <w:bCs/>
          <w:color w:val="EE0000"/>
          <w:kern w:val="0"/>
        </w:rPr>
        <w:t>总</w:t>
      </w:r>
      <w:r w:rsidRPr="00671913">
        <w:rPr>
          <w:rFonts w:cs="宋体" w:hint="eastAsia"/>
          <w:b/>
          <w:bCs/>
          <w:color w:val="EE0000"/>
          <w:kern w:val="0"/>
        </w:rPr>
        <w:t>页数，提交论文时请删除该部分红色体！！！</w:t>
      </w:r>
      <w:r>
        <w:rPr>
          <w:rFonts w:cs="宋体" w:hint="eastAsia"/>
          <w:b/>
          <w:bCs/>
          <w:color w:val="EE0000"/>
          <w:kern w:val="0"/>
        </w:rPr>
        <w:t>）</w:t>
      </w:r>
    </w:p>
    <w:p w14:paraId="7BD9A25C" w14:textId="46DAFEB3" w:rsidR="001B3E21" w:rsidRPr="001B3E21" w:rsidRDefault="00F1499D" w:rsidP="001B3E21">
      <w:pPr>
        <w:pStyle w:val="TOC1"/>
        <w:tabs>
          <w:tab w:val="right" w:leader="dot" w:pos="8302"/>
        </w:tabs>
        <w:spacing w:line="400" w:lineRule="exact"/>
        <w:rPr>
          <w:rFonts w:ascii="Times New Roman" w:hAnsi="Times New Roman" w:cstheme="minorBidi"/>
          <w:noProof/>
          <w14:ligatures w14:val="standardContextual"/>
        </w:rPr>
      </w:pPr>
      <w:r w:rsidRPr="001B3E21">
        <w:rPr>
          <w:rFonts w:ascii="Times New Roman" w:hAnsi="Times New Roman"/>
        </w:rPr>
        <w:fldChar w:fldCharType="begin"/>
      </w:r>
      <w:r w:rsidRPr="001B3E21">
        <w:rPr>
          <w:rStyle w:val="af6"/>
          <w:rFonts w:ascii="Times New Roman" w:hAnsi="Times New Roman"/>
          <w:color w:val="000000"/>
        </w:rPr>
        <w:instrText xml:space="preserve"> TOC \o "1-3" \h \z \u </w:instrText>
      </w:r>
      <w:r w:rsidRPr="001B3E21">
        <w:rPr>
          <w:rFonts w:ascii="Times New Roman" w:hAnsi="Times New Roman"/>
        </w:rPr>
        <w:fldChar w:fldCharType="separate"/>
      </w:r>
      <w:hyperlink w:anchor="_Toc226043319" w:history="1">
        <w:r w:rsidR="001B3E21" w:rsidRPr="001B3E21">
          <w:rPr>
            <w:rStyle w:val="af6"/>
            <w:rFonts w:ascii="Times New Roman" w:hAnsi="Times New Roman" w:hint="eastAsia"/>
            <w:noProof/>
          </w:rPr>
          <w:t>第一章</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绪论</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_Toc226043319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1</w:t>
        </w:r>
        <w:r w:rsidR="001B3E21" w:rsidRPr="001B3E21">
          <w:rPr>
            <w:rFonts w:ascii="Times New Roman" w:hAnsi="Times New Roman" w:hint="eastAsia"/>
            <w:noProof/>
            <w:webHidden/>
          </w:rPr>
          <w:fldChar w:fldCharType="end"/>
        </w:r>
      </w:hyperlink>
    </w:p>
    <w:p w14:paraId="67369769" w14:textId="1DCF79EE" w:rsidR="001B3E21" w:rsidRPr="001B3E21" w:rsidRDefault="00000000" w:rsidP="001B3E21">
      <w:pPr>
        <w:pStyle w:val="TOC2"/>
        <w:rPr>
          <w:rFonts w:cstheme="minorBidi"/>
          <w:noProof/>
          <w:sz w:val="24"/>
          <w14:ligatures w14:val="standardContextual"/>
        </w:rPr>
      </w:pPr>
      <w:hyperlink w:anchor="_Toc226043320" w:history="1">
        <w:r w:rsidR="001B3E21" w:rsidRPr="001B3E21">
          <w:rPr>
            <w:rStyle w:val="af6"/>
            <w:rFonts w:hint="eastAsia"/>
            <w:noProof/>
            <w:sz w:val="24"/>
          </w:rPr>
          <w:t xml:space="preserve">1.1 </w:t>
        </w:r>
        <w:r w:rsidR="001B3E21" w:rsidRPr="001B3E21">
          <w:rPr>
            <w:rStyle w:val="af6"/>
            <w:rFonts w:hint="eastAsia"/>
            <w:noProof/>
            <w:sz w:val="24"/>
          </w:rPr>
          <w:t>研究背景与意义</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_Toc226043320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w:t>
        </w:r>
        <w:r w:rsidR="001B3E21" w:rsidRPr="001B3E21">
          <w:rPr>
            <w:rFonts w:hint="eastAsia"/>
            <w:noProof/>
            <w:webHidden/>
            <w:sz w:val="24"/>
          </w:rPr>
          <w:fldChar w:fldCharType="end"/>
        </w:r>
      </w:hyperlink>
    </w:p>
    <w:p w14:paraId="345B77E1" w14:textId="049D94EF" w:rsidR="001B3E21" w:rsidRPr="001B3E21" w:rsidRDefault="00000000" w:rsidP="001B3E21">
      <w:pPr>
        <w:pStyle w:val="TOC2"/>
        <w:rPr>
          <w:rFonts w:cstheme="minorBidi"/>
          <w:noProof/>
          <w:sz w:val="24"/>
          <w14:ligatures w14:val="standardContextual"/>
        </w:rPr>
      </w:pPr>
      <w:hyperlink w:anchor="_Toc226043321" w:history="1">
        <w:r w:rsidR="001B3E21" w:rsidRPr="001B3E21">
          <w:rPr>
            <w:rStyle w:val="af6"/>
            <w:rFonts w:hint="eastAsia"/>
            <w:noProof/>
            <w:sz w:val="24"/>
          </w:rPr>
          <w:t xml:space="preserve">1.2 </w:t>
        </w:r>
        <w:r w:rsidR="001B3E21" w:rsidRPr="001B3E21">
          <w:rPr>
            <w:rStyle w:val="af6"/>
            <w:rFonts w:hint="eastAsia"/>
            <w:noProof/>
            <w:sz w:val="24"/>
          </w:rPr>
          <w:t>国内外研究现状</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_Toc226043321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w:t>
        </w:r>
        <w:r w:rsidR="001B3E21" w:rsidRPr="001B3E21">
          <w:rPr>
            <w:rFonts w:hint="eastAsia"/>
            <w:noProof/>
            <w:webHidden/>
            <w:sz w:val="24"/>
          </w:rPr>
          <w:fldChar w:fldCharType="end"/>
        </w:r>
      </w:hyperlink>
    </w:p>
    <w:p w14:paraId="3412B952" w14:textId="0F9E570C" w:rsidR="001B3E21" w:rsidRPr="001B3E21" w:rsidRDefault="00000000" w:rsidP="001B3E21">
      <w:pPr>
        <w:pStyle w:val="TOC3"/>
        <w:rPr>
          <w:rFonts w:cstheme="minorBidi"/>
          <w:noProof/>
          <w:sz w:val="24"/>
          <w14:ligatures w14:val="standardContextual"/>
        </w:rPr>
      </w:pPr>
      <w:hyperlink w:anchor="_Toc226043322" w:history="1">
        <w:r w:rsidR="001B3E21" w:rsidRPr="001B3E21">
          <w:rPr>
            <w:rStyle w:val="af6"/>
            <w:rFonts w:hint="eastAsia"/>
            <w:noProof/>
            <w:sz w:val="24"/>
          </w:rPr>
          <w:t xml:space="preserve">1.2.1 </w:t>
        </w:r>
        <w:r w:rsidR="001B3E21" w:rsidRPr="001B3E21">
          <w:rPr>
            <w:rStyle w:val="af6"/>
            <w:rFonts w:hint="eastAsia"/>
            <w:noProof/>
            <w:sz w:val="24"/>
          </w:rPr>
          <w:t>国外研究现状</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_Toc226043322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w:t>
        </w:r>
        <w:r w:rsidR="001B3E21" w:rsidRPr="001B3E21">
          <w:rPr>
            <w:rFonts w:hint="eastAsia"/>
            <w:noProof/>
            <w:webHidden/>
            <w:sz w:val="24"/>
          </w:rPr>
          <w:fldChar w:fldCharType="end"/>
        </w:r>
      </w:hyperlink>
    </w:p>
    <w:p w14:paraId="4D5C5CAC" w14:textId="296DCEB1" w:rsidR="001B3E21" w:rsidRPr="001B3E21" w:rsidRDefault="00000000" w:rsidP="001B3E21">
      <w:pPr>
        <w:pStyle w:val="TOC3"/>
        <w:rPr>
          <w:rFonts w:cstheme="minorBidi"/>
          <w:noProof/>
          <w:sz w:val="24"/>
          <w14:ligatures w14:val="standardContextual"/>
        </w:rPr>
      </w:pPr>
      <w:hyperlink w:anchor="_Toc226043323" w:history="1">
        <w:r w:rsidR="001B3E21" w:rsidRPr="001B3E21">
          <w:rPr>
            <w:rStyle w:val="af6"/>
            <w:rFonts w:hint="eastAsia"/>
            <w:noProof/>
            <w:sz w:val="24"/>
          </w:rPr>
          <w:t xml:space="preserve">1.2.2 </w:t>
        </w:r>
        <w:r w:rsidR="001B3E21" w:rsidRPr="001B3E21">
          <w:rPr>
            <w:rStyle w:val="af6"/>
            <w:rFonts w:hint="eastAsia"/>
            <w:noProof/>
            <w:sz w:val="24"/>
          </w:rPr>
          <w:t>国内研究现状</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_Toc226043323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w:t>
        </w:r>
        <w:r w:rsidR="001B3E21" w:rsidRPr="001B3E21">
          <w:rPr>
            <w:rFonts w:hint="eastAsia"/>
            <w:noProof/>
            <w:webHidden/>
            <w:sz w:val="24"/>
          </w:rPr>
          <w:fldChar w:fldCharType="end"/>
        </w:r>
      </w:hyperlink>
    </w:p>
    <w:p w14:paraId="6B5C232D" w14:textId="177D3C54" w:rsidR="001B3E21" w:rsidRPr="001B3E21" w:rsidRDefault="00000000" w:rsidP="001B3E21">
      <w:pPr>
        <w:pStyle w:val="TOC2"/>
        <w:rPr>
          <w:rFonts w:cstheme="minorBidi"/>
          <w:noProof/>
          <w:sz w:val="24"/>
          <w14:ligatures w14:val="standardContextual"/>
        </w:rPr>
      </w:pPr>
      <w:hyperlink w:anchor="_Toc226043324" w:history="1">
        <w:r w:rsidR="001B3E21" w:rsidRPr="001B3E21">
          <w:rPr>
            <w:rStyle w:val="af6"/>
            <w:rFonts w:hint="eastAsia"/>
            <w:noProof/>
            <w:sz w:val="24"/>
          </w:rPr>
          <w:t xml:space="preserve">1.3 </w:t>
        </w:r>
        <w:r w:rsidR="001B3E21" w:rsidRPr="001B3E21">
          <w:rPr>
            <w:rStyle w:val="af6"/>
            <w:rFonts w:hint="eastAsia"/>
            <w:noProof/>
            <w:sz w:val="24"/>
          </w:rPr>
          <w:t>研究内容与目标</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_Toc226043324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2</w:t>
        </w:r>
        <w:r w:rsidR="001B3E21" w:rsidRPr="001B3E21">
          <w:rPr>
            <w:rFonts w:hint="eastAsia"/>
            <w:noProof/>
            <w:webHidden/>
            <w:sz w:val="24"/>
          </w:rPr>
          <w:fldChar w:fldCharType="end"/>
        </w:r>
      </w:hyperlink>
    </w:p>
    <w:p w14:paraId="48BE5661" w14:textId="5E098C41" w:rsidR="001B3E21" w:rsidRPr="001B3E21" w:rsidRDefault="00000000" w:rsidP="001B3E21">
      <w:pPr>
        <w:pStyle w:val="TOC2"/>
        <w:rPr>
          <w:rFonts w:cstheme="minorBidi"/>
          <w:noProof/>
          <w:sz w:val="24"/>
          <w14:ligatures w14:val="standardContextual"/>
        </w:rPr>
      </w:pPr>
      <w:hyperlink w:anchor="_Toc226043325" w:history="1">
        <w:r w:rsidR="001B3E21" w:rsidRPr="001B3E21">
          <w:rPr>
            <w:rStyle w:val="af6"/>
            <w:rFonts w:hint="eastAsia"/>
            <w:noProof/>
            <w:sz w:val="24"/>
          </w:rPr>
          <w:t xml:space="preserve">1.4 </w:t>
        </w:r>
        <w:r w:rsidR="001B3E21" w:rsidRPr="001B3E21">
          <w:rPr>
            <w:rStyle w:val="af6"/>
            <w:rFonts w:hint="eastAsia"/>
            <w:noProof/>
            <w:sz w:val="24"/>
          </w:rPr>
          <w:t>论文结构</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_Toc226043325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2</w:t>
        </w:r>
        <w:r w:rsidR="001B3E21" w:rsidRPr="001B3E21">
          <w:rPr>
            <w:rFonts w:hint="eastAsia"/>
            <w:noProof/>
            <w:webHidden/>
            <w:sz w:val="24"/>
          </w:rPr>
          <w:fldChar w:fldCharType="end"/>
        </w:r>
      </w:hyperlink>
    </w:p>
    <w:p w14:paraId="4904A9C5" w14:textId="26BF8AF7"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26" w:history="1">
        <w:r w:rsidR="001B3E21" w:rsidRPr="001B3E21">
          <w:rPr>
            <w:rStyle w:val="af6"/>
            <w:rFonts w:ascii="Times New Roman" w:hAnsi="Times New Roman" w:hint="eastAsia"/>
            <w:noProof/>
          </w:rPr>
          <w:t>第二章</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系统开发相关技术</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_Toc226043326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3</w:t>
        </w:r>
        <w:r w:rsidR="001B3E21" w:rsidRPr="001B3E21">
          <w:rPr>
            <w:rFonts w:ascii="Times New Roman" w:hAnsi="Times New Roman" w:hint="eastAsia"/>
            <w:noProof/>
            <w:webHidden/>
          </w:rPr>
          <w:fldChar w:fldCharType="end"/>
        </w:r>
      </w:hyperlink>
    </w:p>
    <w:p w14:paraId="52F1BEEF" w14:textId="29F807E4" w:rsidR="001B3E21" w:rsidRPr="001B3E21" w:rsidRDefault="00000000" w:rsidP="001B3E21">
      <w:pPr>
        <w:pStyle w:val="TOC2"/>
        <w:rPr>
          <w:rFonts w:cstheme="minorBidi"/>
          <w:noProof/>
          <w:sz w:val="24"/>
          <w14:ligatures w14:val="standardContextual"/>
        </w:rPr>
      </w:pPr>
      <w:hyperlink w:anchor="_Toc226043327" w:history="1">
        <w:r w:rsidR="001B3E21" w:rsidRPr="001B3E21">
          <w:rPr>
            <w:rStyle w:val="af6"/>
            <w:rFonts w:hint="eastAsia"/>
            <w:noProof/>
            <w:sz w:val="24"/>
          </w:rPr>
          <w:t>2.1 Spring Boot</w:t>
        </w:r>
        <w:r w:rsidR="001B3E21" w:rsidRPr="001B3E21">
          <w:rPr>
            <w:rStyle w:val="af6"/>
            <w:rFonts w:hint="eastAsia"/>
            <w:noProof/>
            <w:sz w:val="24"/>
          </w:rPr>
          <w:t>框架</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_Toc226043327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3</w:t>
        </w:r>
        <w:r w:rsidR="001B3E21" w:rsidRPr="001B3E21">
          <w:rPr>
            <w:rFonts w:hint="eastAsia"/>
            <w:noProof/>
            <w:webHidden/>
            <w:sz w:val="24"/>
          </w:rPr>
          <w:fldChar w:fldCharType="end"/>
        </w:r>
      </w:hyperlink>
    </w:p>
    <w:p w14:paraId="1F36C4E5" w14:textId="3DD2BAC7" w:rsidR="001B3E21" w:rsidRPr="001B3E21" w:rsidRDefault="00000000" w:rsidP="001B3E21">
      <w:pPr>
        <w:pStyle w:val="TOC2"/>
        <w:rPr>
          <w:rFonts w:cstheme="minorBidi"/>
          <w:noProof/>
          <w:sz w:val="24"/>
          <w14:ligatures w14:val="standardContextual"/>
        </w:rPr>
      </w:pPr>
      <w:hyperlink w:anchor="_Toc226043328" w:history="1">
        <w:r w:rsidR="001B3E21" w:rsidRPr="001B3E21">
          <w:rPr>
            <w:rStyle w:val="af6"/>
            <w:rFonts w:hint="eastAsia"/>
            <w:noProof/>
            <w:sz w:val="24"/>
          </w:rPr>
          <w:t xml:space="preserve">2.2 </w:t>
        </w:r>
        <w:r w:rsidR="001B3E21" w:rsidRPr="001B3E21">
          <w:rPr>
            <w:rStyle w:val="af6"/>
            <w:rFonts w:hint="eastAsia"/>
            <w:noProof/>
            <w:sz w:val="24"/>
          </w:rPr>
          <w:t>微信开发者工具</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_Toc226043328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3</w:t>
        </w:r>
        <w:r w:rsidR="001B3E21" w:rsidRPr="001B3E21">
          <w:rPr>
            <w:rFonts w:hint="eastAsia"/>
            <w:noProof/>
            <w:webHidden/>
            <w:sz w:val="24"/>
          </w:rPr>
          <w:fldChar w:fldCharType="end"/>
        </w:r>
      </w:hyperlink>
    </w:p>
    <w:p w14:paraId="132C5884" w14:textId="34505F79" w:rsidR="001B3E21" w:rsidRPr="001B3E21" w:rsidRDefault="00000000" w:rsidP="001B3E21">
      <w:pPr>
        <w:pStyle w:val="TOC2"/>
        <w:rPr>
          <w:rFonts w:cstheme="minorBidi"/>
          <w:noProof/>
          <w:sz w:val="24"/>
          <w14:ligatures w14:val="standardContextual"/>
        </w:rPr>
      </w:pPr>
      <w:hyperlink w:anchor="_Toc226043329" w:history="1">
        <w:r w:rsidR="001B3E21" w:rsidRPr="001B3E21">
          <w:rPr>
            <w:rStyle w:val="af6"/>
            <w:rFonts w:hint="eastAsia"/>
            <w:noProof/>
            <w:sz w:val="24"/>
          </w:rPr>
          <w:t>2.3 MySQL</w:t>
        </w:r>
        <w:r w:rsidR="001B3E21" w:rsidRPr="001B3E21">
          <w:rPr>
            <w:rStyle w:val="af6"/>
            <w:rFonts w:hint="eastAsia"/>
            <w:noProof/>
            <w:sz w:val="24"/>
          </w:rPr>
          <w:t>数据库</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_Toc226043329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3</w:t>
        </w:r>
        <w:r w:rsidR="001B3E21" w:rsidRPr="001B3E21">
          <w:rPr>
            <w:rFonts w:hint="eastAsia"/>
            <w:noProof/>
            <w:webHidden/>
            <w:sz w:val="24"/>
          </w:rPr>
          <w:fldChar w:fldCharType="end"/>
        </w:r>
      </w:hyperlink>
    </w:p>
    <w:p w14:paraId="274C72D5" w14:textId="548B1C38" w:rsidR="001B3E21" w:rsidRPr="001B3E21" w:rsidRDefault="00000000" w:rsidP="001B3E21">
      <w:pPr>
        <w:pStyle w:val="TOC2"/>
        <w:rPr>
          <w:rFonts w:cstheme="minorBidi"/>
          <w:noProof/>
          <w:sz w:val="24"/>
          <w14:ligatures w14:val="standardContextual"/>
        </w:rPr>
      </w:pPr>
      <w:hyperlink w:anchor="_Toc226043330" w:history="1">
        <w:r w:rsidR="001B3E21" w:rsidRPr="001B3E21">
          <w:rPr>
            <w:rStyle w:val="af6"/>
            <w:rFonts w:hint="eastAsia"/>
            <w:noProof/>
            <w:sz w:val="24"/>
          </w:rPr>
          <w:t>2.4 XXX</w:t>
        </w:r>
        <w:r w:rsidR="001B3E21" w:rsidRPr="001B3E21">
          <w:rPr>
            <w:rStyle w:val="af6"/>
            <w:rFonts w:hint="eastAsia"/>
            <w:noProof/>
            <w:sz w:val="24"/>
          </w:rPr>
          <w:t>技术简介</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_Toc226043330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3</w:t>
        </w:r>
        <w:r w:rsidR="001B3E21" w:rsidRPr="001B3E21">
          <w:rPr>
            <w:rFonts w:hint="eastAsia"/>
            <w:noProof/>
            <w:webHidden/>
            <w:sz w:val="24"/>
          </w:rPr>
          <w:fldChar w:fldCharType="end"/>
        </w:r>
      </w:hyperlink>
    </w:p>
    <w:p w14:paraId="3ADE15AB" w14:textId="1137E682" w:rsidR="001B3E21" w:rsidRPr="001B3E21" w:rsidRDefault="00000000" w:rsidP="001B3E21">
      <w:pPr>
        <w:pStyle w:val="TOC2"/>
        <w:rPr>
          <w:rFonts w:cstheme="minorBidi"/>
          <w:noProof/>
          <w:sz w:val="24"/>
          <w14:ligatures w14:val="standardContextual"/>
        </w:rPr>
      </w:pPr>
      <w:hyperlink w:anchor="_Toc226043331" w:history="1">
        <w:r w:rsidR="001B3E21" w:rsidRPr="001B3E21">
          <w:rPr>
            <w:rStyle w:val="af6"/>
            <w:rFonts w:hint="eastAsia"/>
            <w:noProof/>
            <w:sz w:val="24"/>
          </w:rPr>
          <w:t>2.5 XXX</w:t>
        </w:r>
        <w:r w:rsidR="001B3E21" w:rsidRPr="001B3E21">
          <w:rPr>
            <w:rStyle w:val="af6"/>
            <w:rFonts w:hint="eastAsia"/>
            <w:noProof/>
            <w:sz w:val="24"/>
          </w:rPr>
          <w:t>技术简介</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_Toc226043331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4</w:t>
        </w:r>
        <w:r w:rsidR="001B3E21" w:rsidRPr="001B3E21">
          <w:rPr>
            <w:rFonts w:hint="eastAsia"/>
            <w:noProof/>
            <w:webHidden/>
            <w:sz w:val="24"/>
          </w:rPr>
          <w:fldChar w:fldCharType="end"/>
        </w:r>
      </w:hyperlink>
    </w:p>
    <w:p w14:paraId="74F2151D" w14:textId="22E1FA18" w:rsidR="001B3E21" w:rsidRPr="001B3E21" w:rsidRDefault="00000000" w:rsidP="001B3E21">
      <w:pPr>
        <w:pStyle w:val="TOC2"/>
        <w:rPr>
          <w:rFonts w:cstheme="minorBidi"/>
          <w:noProof/>
          <w:sz w:val="24"/>
          <w14:ligatures w14:val="standardContextual"/>
        </w:rPr>
      </w:pPr>
      <w:hyperlink w:anchor="_Toc226043332" w:history="1">
        <w:r w:rsidR="001B3E21" w:rsidRPr="001B3E21">
          <w:rPr>
            <w:rStyle w:val="af6"/>
            <w:rFonts w:hint="eastAsia"/>
            <w:noProof/>
            <w:sz w:val="24"/>
          </w:rPr>
          <w:t xml:space="preserve">2.6 </w:t>
        </w:r>
        <w:r w:rsidR="001B3E21" w:rsidRPr="001B3E21">
          <w:rPr>
            <w:rStyle w:val="af6"/>
            <w:rFonts w:hint="eastAsia"/>
            <w:noProof/>
            <w:sz w:val="24"/>
          </w:rPr>
          <w:t>本章小结</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_Toc226043332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4</w:t>
        </w:r>
        <w:r w:rsidR="001B3E21" w:rsidRPr="001B3E21">
          <w:rPr>
            <w:rFonts w:hint="eastAsia"/>
            <w:noProof/>
            <w:webHidden/>
            <w:sz w:val="24"/>
          </w:rPr>
          <w:fldChar w:fldCharType="end"/>
        </w:r>
      </w:hyperlink>
    </w:p>
    <w:p w14:paraId="0620EB21" w14:textId="1F99B88A"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33" w:history="1">
        <w:r w:rsidR="001B3E21" w:rsidRPr="001B3E21">
          <w:rPr>
            <w:rStyle w:val="af6"/>
            <w:rFonts w:ascii="Times New Roman" w:hAnsi="Times New Roman" w:hint="eastAsia"/>
            <w:noProof/>
          </w:rPr>
          <w:t>第三章</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需求分析与系统设计</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_Toc226043333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5</w:t>
        </w:r>
        <w:r w:rsidR="001B3E21" w:rsidRPr="001B3E21">
          <w:rPr>
            <w:rFonts w:ascii="Times New Roman" w:hAnsi="Times New Roman" w:hint="eastAsia"/>
            <w:noProof/>
            <w:webHidden/>
          </w:rPr>
          <w:fldChar w:fldCharType="end"/>
        </w:r>
      </w:hyperlink>
    </w:p>
    <w:p w14:paraId="37E9128D" w14:textId="7F9B62AF" w:rsidR="001B3E21" w:rsidRPr="001B3E21" w:rsidRDefault="00000000" w:rsidP="001B3E21">
      <w:pPr>
        <w:pStyle w:val="TOC2"/>
        <w:rPr>
          <w:rFonts w:cstheme="minorBidi"/>
          <w:noProof/>
          <w:sz w:val="24"/>
          <w14:ligatures w14:val="standardContextual"/>
        </w:rPr>
      </w:pPr>
      <w:hyperlink w:anchor="_Toc226043334" w:history="1">
        <w:r w:rsidR="001B3E21" w:rsidRPr="001B3E21">
          <w:rPr>
            <w:rStyle w:val="af6"/>
            <w:rFonts w:hint="eastAsia"/>
            <w:noProof/>
            <w:sz w:val="24"/>
          </w:rPr>
          <w:t xml:space="preserve">3.1 </w:t>
        </w:r>
        <w:r w:rsidR="001B3E21" w:rsidRPr="001B3E21">
          <w:rPr>
            <w:rStyle w:val="af6"/>
            <w:rFonts w:hint="eastAsia"/>
            <w:noProof/>
            <w:sz w:val="24"/>
          </w:rPr>
          <w:t>可行性分析</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_Toc226043334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5</w:t>
        </w:r>
        <w:r w:rsidR="001B3E21" w:rsidRPr="001B3E21">
          <w:rPr>
            <w:rFonts w:hint="eastAsia"/>
            <w:noProof/>
            <w:webHidden/>
            <w:sz w:val="24"/>
          </w:rPr>
          <w:fldChar w:fldCharType="end"/>
        </w:r>
      </w:hyperlink>
    </w:p>
    <w:p w14:paraId="03798298" w14:textId="51EC8305" w:rsidR="001B3E21" w:rsidRPr="001B3E21" w:rsidRDefault="00000000" w:rsidP="001B3E21">
      <w:pPr>
        <w:pStyle w:val="TOC2"/>
        <w:rPr>
          <w:rFonts w:cstheme="minorBidi"/>
          <w:noProof/>
          <w:sz w:val="24"/>
          <w14:ligatures w14:val="standardContextual"/>
        </w:rPr>
      </w:pPr>
      <w:hyperlink w:anchor="_Toc226043335" w:history="1">
        <w:r w:rsidR="001B3E21" w:rsidRPr="001B3E21">
          <w:rPr>
            <w:rStyle w:val="af6"/>
            <w:rFonts w:hint="eastAsia"/>
            <w:noProof/>
            <w:sz w:val="24"/>
          </w:rPr>
          <w:t xml:space="preserve">3.2 </w:t>
        </w:r>
        <w:r w:rsidR="001B3E21" w:rsidRPr="001B3E21">
          <w:rPr>
            <w:rStyle w:val="af6"/>
            <w:rFonts w:hint="eastAsia"/>
            <w:noProof/>
            <w:sz w:val="24"/>
          </w:rPr>
          <w:t>系统需求分析</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_Toc226043335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5</w:t>
        </w:r>
        <w:r w:rsidR="001B3E21" w:rsidRPr="001B3E21">
          <w:rPr>
            <w:rFonts w:hint="eastAsia"/>
            <w:noProof/>
            <w:webHidden/>
            <w:sz w:val="24"/>
          </w:rPr>
          <w:fldChar w:fldCharType="end"/>
        </w:r>
      </w:hyperlink>
    </w:p>
    <w:p w14:paraId="6793ACC0" w14:textId="2324ACF3" w:rsidR="001B3E21" w:rsidRPr="001B3E21" w:rsidRDefault="00000000" w:rsidP="001B3E21">
      <w:pPr>
        <w:pStyle w:val="TOC3"/>
        <w:rPr>
          <w:rFonts w:cstheme="minorBidi"/>
          <w:noProof/>
          <w:sz w:val="24"/>
          <w14:ligatures w14:val="standardContextual"/>
        </w:rPr>
      </w:pPr>
      <w:hyperlink w:anchor="_Toc226043336" w:history="1">
        <w:r w:rsidR="001B3E21" w:rsidRPr="001B3E21">
          <w:rPr>
            <w:rStyle w:val="af6"/>
            <w:rFonts w:hint="eastAsia"/>
            <w:noProof/>
            <w:sz w:val="24"/>
          </w:rPr>
          <w:t xml:space="preserve">3.2.1 </w:t>
        </w:r>
        <w:r w:rsidR="001B3E21" w:rsidRPr="001B3E21">
          <w:rPr>
            <w:rStyle w:val="af6"/>
            <w:rFonts w:hint="eastAsia"/>
            <w:noProof/>
            <w:sz w:val="24"/>
          </w:rPr>
          <w:t>系统功能需求</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_Toc226043336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5</w:t>
        </w:r>
        <w:r w:rsidR="001B3E21" w:rsidRPr="001B3E21">
          <w:rPr>
            <w:rFonts w:hint="eastAsia"/>
            <w:noProof/>
            <w:webHidden/>
            <w:sz w:val="24"/>
          </w:rPr>
          <w:fldChar w:fldCharType="end"/>
        </w:r>
      </w:hyperlink>
    </w:p>
    <w:p w14:paraId="2757300C" w14:textId="4A9113AC" w:rsidR="001B3E21" w:rsidRPr="001B3E21" w:rsidRDefault="00000000" w:rsidP="001B3E21">
      <w:pPr>
        <w:pStyle w:val="TOC3"/>
        <w:rPr>
          <w:rFonts w:cstheme="minorBidi"/>
          <w:noProof/>
          <w:sz w:val="24"/>
          <w14:ligatures w14:val="standardContextual"/>
        </w:rPr>
      </w:pPr>
      <w:hyperlink w:anchor="_Toc226043337" w:history="1">
        <w:r w:rsidR="001B3E21" w:rsidRPr="001B3E21">
          <w:rPr>
            <w:rStyle w:val="af6"/>
            <w:rFonts w:hint="eastAsia"/>
            <w:noProof/>
            <w:sz w:val="24"/>
          </w:rPr>
          <w:t xml:space="preserve">3.2.2 </w:t>
        </w:r>
        <w:r w:rsidR="001B3E21" w:rsidRPr="001B3E21">
          <w:rPr>
            <w:rStyle w:val="af6"/>
            <w:rFonts w:hint="eastAsia"/>
            <w:noProof/>
            <w:sz w:val="24"/>
          </w:rPr>
          <w:t>系统非功能需求</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_Toc226043337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6</w:t>
        </w:r>
        <w:r w:rsidR="001B3E21" w:rsidRPr="001B3E21">
          <w:rPr>
            <w:rFonts w:hint="eastAsia"/>
            <w:noProof/>
            <w:webHidden/>
            <w:sz w:val="24"/>
          </w:rPr>
          <w:fldChar w:fldCharType="end"/>
        </w:r>
      </w:hyperlink>
    </w:p>
    <w:p w14:paraId="56DAFE38" w14:textId="0B11E753" w:rsidR="001B3E21" w:rsidRPr="001B3E21" w:rsidRDefault="00000000" w:rsidP="001B3E21">
      <w:pPr>
        <w:pStyle w:val="TOC2"/>
        <w:rPr>
          <w:rFonts w:cstheme="minorBidi"/>
          <w:noProof/>
          <w:sz w:val="24"/>
          <w14:ligatures w14:val="standardContextual"/>
        </w:rPr>
      </w:pPr>
      <w:hyperlink w:anchor="_Toc226043338" w:history="1">
        <w:r w:rsidR="001B3E21" w:rsidRPr="001B3E21">
          <w:rPr>
            <w:rStyle w:val="af6"/>
            <w:rFonts w:hint="eastAsia"/>
            <w:noProof/>
            <w:sz w:val="24"/>
          </w:rPr>
          <w:t xml:space="preserve">3.3 </w:t>
        </w:r>
        <w:r w:rsidR="001B3E21" w:rsidRPr="001B3E21">
          <w:rPr>
            <w:rStyle w:val="af6"/>
            <w:rFonts w:hint="eastAsia"/>
            <w:noProof/>
            <w:sz w:val="24"/>
          </w:rPr>
          <w:t>系统架构</w:t>
        </w:r>
        <w:r w:rsidR="001B3E21" w:rsidRPr="001B3E21">
          <w:rPr>
            <w:rStyle w:val="af6"/>
            <w:rFonts w:hint="eastAsia"/>
            <w:noProof/>
            <w:sz w:val="24"/>
          </w:rPr>
          <w:t>/</w:t>
        </w:r>
        <w:r w:rsidR="001B3E21" w:rsidRPr="001B3E21">
          <w:rPr>
            <w:rStyle w:val="af6"/>
            <w:rFonts w:hint="eastAsia"/>
            <w:noProof/>
            <w:sz w:val="24"/>
          </w:rPr>
          <w:t>总体设计</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_Toc226043338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6</w:t>
        </w:r>
        <w:r w:rsidR="001B3E21" w:rsidRPr="001B3E21">
          <w:rPr>
            <w:rFonts w:hint="eastAsia"/>
            <w:noProof/>
            <w:webHidden/>
            <w:sz w:val="24"/>
          </w:rPr>
          <w:fldChar w:fldCharType="end"/>
        </w:r>
      </w:hyperlink>
    </w:p>
    <w:p w14:paraId="2A579D96" w14:textId="6F209305" w:rsidR="001B3E21" w:rsidRPr="001B3E21" w:rsidRDefault="00000000" w:rsidP="001B3E21">
      <w:pPr>
        <w:pStyle w:val="TOC2"/>
        <w:rPr>
          <w:rFonts w:cstheme="minorBidi"/>
          <w:noProof/>
          <w:sz w:val="24"/>
          <w14:ligatures w14:val="standardContextual"/>
        </w:rPr>
      </w:pPr>
      <w:hyperlink w:anchor="_Toc226043339" w:history="1">
        <w:r w:rsidR="001B3E21" w:rsidRPr="001B3E21">
          <w:rPr>
            <w:rStyle w:val="af6"/>
            <w:rFonts w:hint="eastAsia"/>
            <w:noProof/>
            <w:sz w:val="24"/>
          </w:rPr>
          <w:t xml:space="preserve">3.4 </w:t>
        </w:r>
        <w:r w:rsidR="001B3E21" w:rsidRPr="001B3E21">
          <w:rPr>
            <w:rStyle w:val="af6"/>
            <w:rFonts w:hint="eastAsia"/>
            <w:noProof/>
            <w:sz w:val="24"/>
          </w:rPr>
          <w:t>系统功能模块设计</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_Toc226043339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7</w:t>
        </w:r>
        <w:r w:rsidR="001B3E21" w:rsidRPr="001B3E21">
          <w:rPr>
            <w:rFonts w:hint="eastAsia"/>
            <w:noProof/>
            <w:webHidden/>
            <w:sz w:val="24"/>
          </w:rPr>
          <w:fldChar w:fldCharType="end"/>
        </w:r>
      </w:hyperlink>
    </w:p>
    <w:p w14:paraId="7E4544E7" w14:textId="73B7FBC9" w:rsidR="001B3E21" w:rsidRPr="001B3E21" w:rsidRDefault="00000000" w:rsidP="001B3E21">
      <w:pPr>
        <w:pStyle w:val="TOC3"/>
        <w:rPr>
          <w:rFonts w:cstheme="minorBidi"/>
          <w:noProof/>
          <w:sz w:val="24"/>
          <w14:ligatures w14:val="standardContextual"/>
        </w:rPr>
      </w:pPr>
      <w:hyperlink w:anchor="_Toc226043340" w:history="1">
        <w:r w:rsidR="001B3E21" w:rsidRPr="001B3E21">
          <w:rPr>
            <w:rStyle w:val="af6"/>
            <w:rFonts w:hint="eastAsia"/>
            <w:noProof/>
            <w:sz w:val="24"/>
          </w:rPr>
          <w:t>3.4.1 A</w:t>
        </w:r>
        <w:r w:rsidR="001B3E21" w:rsidRPr="001B3E21">
          <w:rPr>
            <w:rStyle w:val="af6"/>
            <w:rFonts w:hint="eastAsia"/>
            <w:noProof/>
            <w:sz w:val="24"/>
          </w:rPr>
          <w:t>模块的设计</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_Toc226043340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7</w:t>
        </w:r>
        <w:r w:rsidR="001B3E21" w:rsidRPr="001B3E21">
          <w:rPr>
            <w:rFonts w:hint="eastAsia"/>
            <w:noProof/>
            <w:webHidden/>
            <w:sz w:val="24"/>
          </w:rPr>
          <w:fldChar w:fldCharType="end"/>
        </w:r>
      </w:hyperlink>
    </w:p>
    <w:p w14:paraId="427141B6" w14:textId="526231CE" w:rsidR="001B3E21" w:rsidRPr="001B3E21" w:rsidRDefault="00000000" w:rsidP="001B3E21">
      <w:pPr>
        <w:pStyle w:val="TOC3"/>
        <w:rPr>
          <w:rFonts w:cstheme="minorBidi"/>
          <w:noProof/>
          <w:sz w:val="24"/>
          <w14:ligatures w14:val="standardContextual"/>
        </w:rPr>
      </w:pPr>
      <w:hyperlink w:anchor="_Toc226043341" w:history="1">
        <w:r w:rsidR="001B3E21" w:rsidRPr="001B3E21">
          <w:rPr>
            <w:rStyle w:val="af6"/>
            <w:rFonts w:hint="eastAsia"/>
            <w:noProof/>
            <w:sz w:val="24"/>
          </w:rPr>
          <w:t>3.4.2 B</w:t>
        </w:r>
        <w:r w:rsidR="001B3E21" w:rsidRPr="001B3E21">
          <w:rPr>
            <w:rStyle w:val="af6"/>
            <w:rFonts w:hint="eastAsia"/>
            <w:noProof/>
            <w:sz w:val="24"/>
          </w:rPr>
          <w:t>模块的设计</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_Toc226043341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7</w:t>
        </w:r>
        <w:r w:rsidR="001B3E21" w:rsidRPr="001B3E21">
          <w:rPr>
            <w:rFonts w:hint="eastAsia"/>
            <w:noProof/>
            <w:webHidden/>
            <w:sz w:val="24"/>
          </w:rPr>
          <w:fldChar w:fldCharType="end"/>
        </w:r>
      </w:hyperlink>
    </w:p>
    <w:p w14:paraId="0DF2BD42" w14:textId="34280950" w:rsidR="001B3E21" w:rsidRPr="001B3E21" w:rsidRDefault="00000000" w:rsidP="001B3E21">
      <w:pPr>
        <w:pStyle w:val="TOC3"/>
        <w:rPr>
          <w:rFonts w:cstheme="minorBidi"/>
          <w:noProof/>
          <w:sz w:val="24"/>
          <w14:ligatures w14:val="standardContextual"/>
        </w:rPr>
      </w:pPr>
      <w:hyperlink w:anchor="_Toc226043342" w:history="1">
        <w:r w:rsidR="001B3E21" w:rsidRPr="001B3E21">
          <w:rPr>
            <w:rStyle w:val="af6"/>
            <w:rFonts w:hint="eastAsia"/>
            <w:noProof/>
            <w:sz w:val="24"/>
          </w:rPr>
          <w:t>3.4.3 C</w:t>
        </w:r>
        <w:r w:rsidR="001B3E21" w:rsidRPr="001B3E21">
          <w:rPr>
            <w:rStyle w:val="af6"/>
            <w:rFonts w:hint="eastAsia"/>
            <w:noProof/>
            <w:sz w:val="24"/>
          </w:rPr>
          <w:t>模块的设计</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_Toc226043342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7</w:t>
        </w:r>
        <w:r w:rsidR="001B3E21" w:rsidRPr="001B3E21">
          <w:rPr>
            <w:rFonts w:hint="eastAsia"/>
            <w:noProof/>
            <w:webHidden/>
            <w:sz w:val="24"/>
          </w:rPr>
          <w:fldChar w:fldCharType="end"/>
        </w:r>
      </w:hyperlink>
    </w:p>
    <w:p w14:paraId="34535429" w14:textId="5B1609B6" w:rsidR="001B3E21" w:rsidRPr="001B3E21" w:rsidRDefault="00000000" w:rsidP="001B3E21">
      <w:pPr>
        <w:pStyle w:val="TOC2"/>
        <w:rPr>
          <w:rFonts w:cstheme="minorBidi"/>
          <w:noProof/>
          <w:sz w:val="24"/>
          <w14:ligatures w14:val="standardContextual"/>
        </w:rPr>
      </w:pPr>
      <w:hyperlink w:anchor="_Toc226043343" w:history="1">
        <w:r w:rsidR="001B3E21" w:rsidRPr="001B3E21">
          <w:rPr>
            <w:rStyle w:val="af6"/>
            <w:rFonts w:hint="eastAsia"/>
            <w:noProof/>
            <w:sz w:val="24"/>
          </w:rPr>
          <w:t xml:space="preserve">3.5 </w:t>
        </w:r>
        <w:r w:rsidR="001B3E21" w:rsidRPr="001B3E21">
          <w:rPr>
            <w:rStyle w:val="af6"/>
            <w:rFonts w:hint="eastAsia"/>
            <w:noProof/>
            <w:sz w:val="24"/>
          </w:rPr>
          <w:t>数据库设计</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_Toc226043343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7</w:t>
        </w:r>
        <w:r w:rsidR="001B3E21" w:rsidRPr="001B3E21">
          <w:rPr>
            <w:rFonts w:hint="eastAsia"/>
            <w:noProof/>
            <w:webHidden/>
            <w:sz w:val="24"/>
          </w:rPr>
          <w:fldChar w:fldCharType="end"/>
        </w:r>
      </w:hyperlink>
    </w:p>
    <w:p w14:paraId="7BD071CC" w14:textId="6E9E4DAC" w:rsidR="001B3E21" w:rsidRPr="001B3E21" w:rsidRDefault="00000000" w:rsidP="001B3E21">
      <w:pPr>
        <w:pStyle w:val="TOC3"/>
        <w:rPr>
          <w:rFonts w:cstheme="minorBidi"/>
          <w:noProof/>
          <w:sz w:val="24"/>
          <w14:ligatures w14:val="standardContextual"/>
        </w:rPr>
      </w:pPr>
      <w:hyperlink w:anchor="_Toc226043344" w:history="1">
        <w:r w:rsidR="001B3E21" w:rsidRPr="001B3E21">
          <w:rPr>
            <w:rStyle w:val="af6"/>
            <w:rFonts w:hint="eastAsia"/>
            <w:noProof/>
            <w:sz w:val="24"/>
          </w:rPr>
          <w:t xml:space="preserve">3.5.1 </w:t>
        </w:r>
        <w:r w:rsidR="001B3E21" w:rsidRPr="001B3E21">
          <w:rPr>
            <w:rStyle w:val="af6"/>
            <w:rFonts w:hint="eastAsia"/>
            <w:noProof/>
            <w:sz w:val="24"/>
          </w:rPr>
          <w:t>数据库逻辑设计</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_Toc226043344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7</w:t>
        </w:r>
        <w:r w:rsidR="001B3E21" w:rsidRPr="001B3E21">
          <w:rPr>
            <w:rFonts w:hint="eastAsia"/>
            <w:noProof/>
            <w:webHidden/>
            <w:sz w:val="24"/>
          </w:rPr>
          <w:fldChar w:fldCharType="end"/>
        </w:r>
      </w:hyperlink>
    </w:p>
    <w:p w14:paraId="06AA9533" w14:textId="6312B3B8" w:rsidR="001B3E21" w:rsidRPr="001B3E21" w:rsidRDefault="00000000" w:rsidP="001B3E21">
      <w:pPr>
        <w:pStyle w:val="TOC3"/>
        <w:rPr>
          <w:rFonts w:cstheme="minorBidi"/>
          <w:noProof/>
          <w:sz w:val="24"/>
          <w14:ligatures w14:val="standardContextual"/>
        </w:rPr>
      </w:pPr>
      <w:hyperlink w:anchor="_Toc226043345" w:history="1">
        <w:r w:rsidR="001B3E21" w:rsidRPr="001B3E21">
          <w:rPr>
            <w:rStyle w:val="af6"/>
            <w:rFonts w:hint="eastAsia"/>
            <w:noProof/>
            <w:sz w:val="24"/>
          </w:rPr>
          <w:t xml:space="preserve">3.5.2 </w:t>
        </w:r>
        <w:r w:rsidR="001B3E21" w:rsidRPr="001B3E21">
          <w:rPr>
            <w:rStyle w:val="af6"/>
            <w:rFonts w:hint="eastAsia"/>
            <w:noProof/>
            <w:sz w:val="24"/>
          </w:rPr>
          <w:t>数据库物理设计</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_Toc226043345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7</w:t>
        </w:r>
        <w:r w:rsidR="001B3E21" w:rsidRPr="001B3E21">
          <w:rPr>
            <w:rFonts w:hint="eastAsia"/>
            <w:noProof/>
            <w:webHidden/>
            <w:sz w:val="24"/>
          </w:rPr>
          <w:fldChar w:fldCharType="end"/>
        </w:r>
      </w:hyperlink>
    </w:p>
    <w:p w14:paraId="592A8331" w14:textId="232BB344" w:rsidR="001B3E21" w:rsidRPr="001B3E21" w:rsidRDefault="00000000" w:rsidP="001B3E21">
      <w:pPr>
        <w:pStyle w:val="TOC2"/>
        <w:rPr>
          <w:rFonts w:cstheme="minorBidi"/>
          <w:noProof/>
          <w:sz w:val="24"/>
          <w14:ligatures w14:val="standardContextual"/>
        </w:rPr>
      </w:pPr>
      <w:hyperlink w:anchor="_Toc226043346" w:history="1">
        <w:r w:rsidR="001B3E21" w:rsidRPr="001B3E21">
          <w:rPr>
            <w:rStyle w:val="af6"/>
            <w:rFonts w:hint="eastAsia"/>
            <w:noProof/>
            <w:sz w:val="24"/>
          </w:rPr>
          <w:t xml:space="preserve">3.6 </w:t>
        </w:r>
        <w:r w:rsidR="001B3E21" w:rsidRPr="001B3E21">
          <w:rPr>
            <w:rStyle w:val="af6"/>
            <w:rFonts w:hint="eastAsia"/>
            <w:noProof/>
            <w:sz w:val="24"/>
          </w:rPr>
          <w:t>本章小结</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_Toc226043346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8</w:t>
        </w:r>
        <w:r w:rsidR="001B3E21" w:rsidRPr="001B3E21">
          <w:rPr>
            <w:rFonts w:hint="eastAsia"/>
            <w:noProof/>
            <w:webHidden/>
            <w:sz w:val="24"/>
          </w:rPr>
          <w:fldChar w:fldCharType="end"/>
        </w:r>
      </w:hyperlink>
    </w:p>
    <w:p w14:paraId="4EF7DB72" w14:textId="4992C8C4"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47" w:history="1">
        <w:r w:rsidR="001B3E21" w:rsidRPr="001B3E21">
          <w:rPr>
            <w:rStyle w:val="af6"/>
            <w:rFonts w:ascii="Times New Roman" w:hAnsi="Times New Roman" w:hint="eastAsia"/>
            <w:noProof/>
          </w:rPr>
          <w:t>第四章</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系统实现</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_Toc226043347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9</w:t>
        </w:r>
        <w:r w:rsidR="001B3E21" w:rsidRPr="001B3E21">
          <w:rPr>
            <w:rFonts w:ascii="Times New Roman" w:hAnsi="Times New Roman" w:hint="eastAsia"/>
            <w:noProof/>
            <w:webHidden/>
          </w:rPr>
          <w:fldChar w:fldCharType="end"/>
        </w:r>
      </w:hyperlink>
    </w:p>
    <w:p w14:paraId="15AA8CCB" w14:textId="1757D975" w:rsidR="001B3E21" w:rsidRPr="001B3E21" w:rsidRDefault="00000000" w:rsidP="001B3E21">
      <w:pPr>
        <w:pStyle w:val="TOC2"/>
        <w:rPr>
          <w:rFonts w:cstheme="minorBidi"/>
          <w:noProof/>
          <w:sz w:val="24"/>
          <w14:ligatures w14:val="standardContextual"/>
        </w:rPr>
      </w:pPr>
      <w:hyperlink w:anchor="_Toc226043348" w:history="1">
        <w:r w:rsidR="001B3E21" w:rsidRPr="001B3E21">
          <w:rPr>
            <w:rStyle w:val="af6"/>
            <w:rFonts w:hint="eastAsia"/>
            <w:noProof/>
            <w:sz w:val="24"/>
          </w:rPr>
          <w:t>4.1 A</w:t>
        </w:r>
        <w:r w:rsidR="001B3E21" w:rsidRPr="001B3E21">
          <w:rPr>
            <w:rStyle w:val="af6"/>
            <w:rFonts w:hint="eastAsia"/>
            <w:noProof/>
            <w:sz w:val="24"/>
          </w:rPr>
          <w:t>模块的实现</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_Toc226043348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9</w:t>
        </w:r>
        <w:r w:rsidR="001B3E21" w:rsidRPr="001B3E21">
          <w:rPr>
            <w:rFonts w:hint="eastAsia"/>
            <w:noProof/>
            <w:webHidden/>
            <w:sz w:val="24"/>
          </w:rPr>
          <w:fldChar w:fldCharType="end"/>
        </w:r>
      </w:hyperlink>
    </w:p>
    <w:p w14:paraId="4AE7FC32" w14:textId="07E7A151" w:rsidR="001B3E21" w:rsidRPr="001B3E21" w:rsidRDefault="00000000" w:rsidP="001B3E21">
      <w:pPr>
        <w:pStyle w:val="TOC2"/>
        <w:rPr>
          <w:rFonts w:cstheme="minorBidi"/>
          <w:noProof/>
          <w:sz w:val="24"/>
          <w14:ligatures w14:val="standardContextual"/>
        </w:rPr>
      </w:pPr>
      <w:hyperlink w:anchor="_Toc226043349" w:history="1">
        <w:r w:rsidR="001B3E21" w:rsidRPr="001B3E21">
          <w:rPr>
            <w:rStyle w:val="af6"/>
            <w:rFonts w:hint="eastAsia"/>
            <w:noProof/>
            <w:sz w:val="24"/>
          </w:rPr>
          <w:t>4.2 B</w:t>
        </w:r>
        <w:r w:rsidR="001B3E21" w:rsidRPr="001B3E21">
          <w:rPr>
            <w:rStyle w:val="af6"/>
            <w:rFonts w:hint="eastAsia"/>
            <w:noProof/>
            <w:sz w:val="24"/>
          </w:rPr>
          <w:t>模块的实现</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_Toc226043349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9</w:t>
        </w:r>
        <w:r w:rsidR="001B3E21" w:rsidRPr="001B3E21">
          <w:rPr>
            <w:rFonts w:hint="eastAsia"/>
            <w:noProof/>
            <w:webHidden/>
            <w:sz w:val="24"/>
          </w:rPr>
          <w:fldChar w:fldCharType="end"/>
        </w:r>
      </w:hyperlink>
    </w:p>
    <w:p w14:paraId="40C2E9B3" w14:textId="78DEB4A6" w:rsidR="001B3E21" w:rsidRPr="001B3E21" w:rsidRDefault="00000000" w:rsidP="001B3E21">
      <w:pPr>
        <w:pStyle w:val="TOC2"/>
        <w:rPr>
          <w:rFonts w:cstheme="minorBidi"/>
          <w:noProof/>
          <w:sz w:val="24"/>
          <w14:ligatures w14:val="standardContextual"/>
        </w:rPr>
      </w:pPr>
      <w:hyperlink w:anchor="_Toc226043350" w:history="1">
        <w:r w:rsidR="001B3E21" w:rsidRPr="001B3E21">
          <w:rPr>
            <w:rStyle w:val="af6"/>
            <w:rFonts w:hint="eastAsia"/>
            <w:noProof/>
            <w:sz w:val="24"/>
          </w:rPr>
          <w:t xml:space="preserve">4.3 </w:t>
        </w:r>
        <w:r w:rsidR="001B3E21" w:rsidRPr="001B3E21">
          <w:rPr>
            <w:rStyle w:val="af6"/>
            <w:rFonts w:hint="eastAsia"/>
            <w:noProof/>
            <w:sz w:val="24"/>
          </w:rPr>
          <w:t>核心算法</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_Toc226043350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9</w:t>
        </w:r>
        <w:r w:rsidR="001B3E21" w:rsidRPr="001B3E21">
          <w:rPr>
            <w:rFonts w:hint="eastAsia"/>
            <w:noProof/>
            <w:webHidden/>
            <w:sz w:val="24"/>
          </w:rPr>
          <w:fldChar w:fldCharType="end"/>
        </w:r>
      </w:hyperlink>
    </w:p>
    <w:p w14:paraId="108C4236" w14:textId="314D0A28" w:rsidR="001B3E21" w:rsidRPr="001B3E21" w:rsidRDefault="00000000" w:rsidP="001B3E21">
      <w:pPr>
        <w:pStyle w:val="TOC2"/>
        <w:rPr>
          <w:rFonts w:cstheme="minorBidi"/>
          <w:noProof/>
          <w:sz w:val="24"/>
          <w14:ligatures w14:val="standardContextual"/>
        </w:rPr>
      </w:pPr>
      <w:hyperlink w:anchor="_Toc226043351" w:history="1">
        <w:r w:rsidR="001B3E21" w:rsidRPr="001B3E21">
          <w:rPr>
            <w:rStyle w:val="af6"/>
            <w:rFonts w:hint="eastAsia"/>
            <w:noProof/>
            <w:sz w:val="24"/>
          </w:rPr>
          <w:t xml:space="preserve">4.4 </w:t>
        </w:r>
        <w:r w:rsidR="001B3E21" w:rsidRPr="001B3E21">
          <w:rPr>
            <w:rStyle w:val="af6"/>
            <w:rFonts w:hint="eastAsia"/>
            <w:noProof/>
            <w:sz w:val="24"/>
          </w:rPr>
          <w:t>本章小结</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_Toc226043351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9</w:t>
        </w:r>
        <w:r w:rsidR="001B3E21" w:rsidRPr="001B3E21">
          <w:rPr>
            <w:rFonts w:hint="eastAsia"/>
            <w:noProof/>
            <w:webHidden/>
            <w:sz w:val="24"/>
          </w:rPr>
          <w:fldChar w:fldCharType="end"/>
        </w:r>
      </w:hyperlink>
    </w:p>
    <w:p w14:paraId="6FD4BE59" w14:textId="449B3175"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52" w:history="1">
        <w:r w:rsidR="001B3E21" w:rsidRPr="001B3E21">
          <w:rPr>
            <w:rStyle w:val="af6"/>
            <w:rFonts w:ascii="Times New Roman" w:hAnsi="Times New Roman" w:hint="eastAsia"/>
            <w:noProof/>
          </w:rPr>
          <w:t>第五章</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测试与运行</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_Toc226043352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10</w:t>
        </w:r>
        <w:r w:rsidR="001B3E21" w:rsidRPr="001B3E21">
          <w:rPr>
            <w:rFonts w:ascii="Times New Roman" w:hAnsi="Times New Roman" w:hint="eastAsia"/>
            <w:noProof/>
            <w:webHidden/>
          </w:rPr>
          <w:fldChar w:fldCharType="end"/>
        </w:r>
      </w:hyperlink>
    </w:p>
    <w:p w14:paraId="4F974707" w14:textId="773D5A12" w:rsidR="001B3E21" w:rsidRPr="001B3E21" w:rsidRDefault="00000000" w:rsidP="001B3E21">
      <w:pPr>
        <w:pStyle w:val="TOC2"/>
        <w:rPr>
          <w:rFonts w:cstheme="minorBidi"/>
          <w:noProof/>
          <w:sz w:val="24"/>
          <w14:ligatures w14:val="standardContextual"/>
        </w:rPr>
      </w:pPr>
      <w:hyperlink w:anchor="_Toc226043353" w:history="1">
        <w:r w:rsidR="001B3E21" w:rsidRPr="001B3E21">
          <w:rPr>
            <w:rStyle w:val="af6"/>
            <w:rFonts w:hint="eastAsia"/>
            <w:noProof/>
            <w:sz w:val="24"/>
          </w:rPr>
          <w:t xml:space="preserve">5.1 </w:t>
        </w:r>
        <w:r w:rsidR="001B3E21" w:rsidRPr="001B3E21">
          <w:rPr>
            <w:rStyle w:val="af6"/>
            <w:rFonts w:hint="eastAsia"/>
            <w:noProof/>
            <w:sz w:val="24"/>
          </w:rPr>
          <w:t>测试概要</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_Toc226043353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10</w:t>
        </w:r>
        <w:r w:rsidR="001B3E21" w:rsidRPr="001B3E21">
          <w:rPr>
            <w:rFonts w:hint="eastAsia"/>
            <w:noProof/>
            <w:webHidden/>
            <w:sz w:val="24"/>
          </w:rPr>
          <w:fldChar w:fldCharType="end"/>
        </w:r>
      </w:hyperlink>
    </w:p>
    <w:p w14:paraId="798CCA8E" w14:textId="5206BFE0" w:rsidR="001B3E21" w:rsidRPr="001B3E21" w:rsidRDefault="00000000" w:rsidP="001B3E21">
      <w:pPr>
        <w:pStyle w:val="TOC3"/>
        <w:rPr>
          <w:rFonts w:cstheme="minorBidi"/>
          <w:noProof/>
          <w:sz w:val="24"/>
          <w14:ligatures w14:val="standardContextual"/>
        </w:rPr>
      </w:pPr>
      <w:hyperlink w:anchor="_Toc226043354" w:history="1">
        <w:r w:rsidR="001B3E21" w:rsidRPr="001B3E21">
          <w:rPr>
            <w:rStyle w:val="af6"/>
            <w:rFonts w:hint="eastAsia"/>
            <w:noProof/>
            <w:sz w:val="24"/>
          </w:rPr>
          <w:t xml:space="preserve">5.1.1 </w:t>
        </w:r>
        <w:r w:rsidR="001B3E21" w:rsidRPr="001B3E21">
          <w:rPr>
            <w:rStyle w:val="af6"/>
            <w:rFonts w:hint="eastAsia"/>
            <w:noProof/>
            <w:sz w:val="24"/>
          </w:rPr>
          <w:t>测试环境</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_Toc226043354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10</w:t>
        </w:r>
        <w:r w:rsidR="001B3E21" w:rsidRPr="001B3E21">
          <w:rPr>
            <w:rFonts w:hint="eastAsia"/>
            <w:noProof/>
            <w:webHidden/>
            <w:sz w:val="24"/>
          </w:rPr>
          <w:fldChar w:fldCharType="end"/>
        </w:r>
      </w:hyperlink>
    </w:p>
    <w:p w14:paraId="2943A2D2" w14:textId="45FCD94B" w:rsidR="001B3E21" w:rsidRPr="001B3E21" w:rsidRDefault="00000000" w:rsidP="001B3E21">
      <w:pPr>
        <w:pStyle w:val="TOC3"/>
        <w:rPr>
          <w:rFonts w:cstheme="minorBidi"/>
          <w:noProof/>
          <w:sz w:val="24"/>
          <w14:ligatures w14:val="standardContextual"/>
        </w:rPr>
      </w:pPr>
      <w:hyperlink w:anchor="_Toc226043355" w:history="1">
        <w:r w:rsidR="001B3E21" w:rsidRPr="001B3E21">
          <w:rPr>
            <w:rStyle w:val="af6"/>
            <w:rFonts w:hint="eastAsia"/>
            <w:noProof/>
            <w:sz w:val="24"/>
          </w:rPr>
          <w:t xml:space="preserve">5.1.2 </w:t>
        </w:r>
        <w:r w:rsidR="001B3E21" w:rsidRPr="001B3E21">
          <w:rPr>
            <w:rStyle w:val="af6"/>
            <w:rFonts w:hint="eastAsia"/>
            <w:noProof/>
            <w:sz w:val="24"/>
          </w:rPr>
          <w:t>测试范围</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_Toc226043355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10</w:t>
        </w:r>
        <w:r w:rsidR="001B3E21" w:rsidRPr="001B3E21">
          <w:rPr>
            <w:rFonts w:hint="eastAsia"/>
            <w:noProof/>
            <w:webHidden/>
            <w:sz w:val="24"/>
          </w:rPr>
          <w:fldChar w:fldCharType="end"/>
        </w:r>
      </w:hyperlink>
    </w:p>
    <w:p w14:paraId="22CA283C" w14:textId="0DC7B03A" w:rsidR="001B3E21" w:rsidRPr="001B3E21" w:rsidRDefault="00000000" w:rsidP="001B3E21">
      <w:pPr>
        <w:pStyle w:val="TOC2"/>
        <w:rPr>
          <w:rFonts w:cstheme="minorBidi"/>
          <w:noProof/>
          <w:sz w:val="24"/>
          <w14:ligatures w14:val="standardContextual"/>
        </w:rPr>
      </w:pPr>
      <w:hyperlink w:anchor="_Toc226043356" w:history="1">
        <w:r w:rsidR="001B3E21" w:rsidRPr="001B3E21">
          <w:rPr>
            <w:rStyle w:val="af6"/>
            <w:rFonts w:hint="eastAsia"/>
            <w:noProof/>
            <w:sz w:val="24"/>
          </w:rPr>
          <w:t xml:space="preserve">5.2 </w:t>
        </w:r>
        <w:r w:rsidR="001B3E21" w:rsidRPr="001B3E21">
          <w:rPr>
            <w:rStyle w:val="af6"/>
            <w:rFonts w:hint="eastAsia"/>
            <w:noProof/>
            <w:sz w:val="24"/>
          </w:rPr>
          <w:t>测试用例</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_Toc226043356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10</w:t>
        </w:r>
        <w:r w:rsidR="001B3E21" w:rsidRPr="001B3E21">
          <w:rPr>
            <w:rFonts w:hint="eastAsia"/>
            <w:noProof/>
            <w:webHidden/>
            <w:sz w:val="24"/>
          </w:rPr>
          <w:fldChar w:fldCharType="end"/>
        </w:r>
      </w:hyperlink>
    </w:p>
    <w:p w14:paraId="40764663" w14:textId="2E4FE6D5" w:rsidR="001B3E21" w:rsidRPr="001B3E21" w:rsidRDefault="00000000" w:rsidP="001B3E21">
      <w:pPr>
        <w:pStyle w:val="TOC2"/>
        <w:rPr>
          <w:rFonts w:cstheme="minorBidi"/>
          <w:noProof/>
          <w:sz w:val="24"/>
          <w14:ligatures w14:val="standardContextual"/>
        </w:rPr>
      </w:pPr>
      <w:hyperlink w:anchor="_Toc226043357" w:history="1">
        <w:r w:rsidR="001B3E21" w:rsidRPr="001B3E21">
          <w:rPr>
            <w:rStyle w:val="af6"/>
            <w:rFonts w:hint="eastAsia"/>
            <w:noProof/>
            <w:sz w:val="24"/>
          </w:rPr>
          <w:t xml:space="preserve">5.3 </w:t>
        </w:r>
        <w:r w:rsidR="001B3E21" w:rsidRPr="001B3E21">
          <w:rPr>
            <w:rStyle w:val="af6"/>
            <w:rFonts w:hint="eastAsia"/>
            <w:noProof/>
            <w:sz w:val="24"/>
          </w:rPr>
          <w:t>测试结果</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_Toc226043357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10</w:t>
        </w:r>
        <w:r w:rsidR="001B3E21" w:rsidRPr="001B3E21">
          <w:rPr>
            <w:rFonts w:hint="eastAsia"/>
            <w:noProof/>
            <w:webHidden/>
            <w:sz w:val="24"/>
          </w:rPr>
          <w:fldChar w:fldCharType="end"/>
        </w:r>
      </w:hyperlink>
    </w:p>
    <w:p w14:paraId="14770D79" w14:textId="12BBC18C" w:rsidR="001B3E21" w:rsidRPr="001B3E21" w:rsidRDefault="00000000" w:rsidP="001B3E21">
      <w:pPr>
        <w:pStyle w:val="TOC2"/>
        <w:rPr>
          <w:rFonts w:cstheme="minorBidi"/>
          <w:noProof/>
          <w:sz w:val="24"/>
          <w14:ligatures w14:val="standardContextual"/>
        </w:rPr>
      </w:pPr>
      <w:hyperlink w:anchor="_Toc226043358" w:history="1">
        <w:r w:rsidR="001B3E21" w:rsidRPr="001B3E21">
          <w:rPr>
            <w:rStyle w:val="af6"/>
            <w:rFonts w:hint="eastAsia"/>
            <w:noProof/>
            <w:sz w:val="24"/>
          </w:rPr>
          <w:t xml:space="preserve">5.4 </w:t>
        </w:r>
        <w:r w:rsidR="001B3E21" w:rsidRPr="001B3E21">
          <w:rPr>
            <w:rStyle w:val="af6"/>
            <w:rFonts w:hint="eastAsia"/>
            <w:noProof/>
            <w:sz w:val="24"/>
          </w:rPr>
          <w:t>性能分析</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_Toc226043358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10</w:t>
        </w:r>
        <w:r w:rsidR="001B3E21" w:rsidRPr="001B3E21">
          <w:rPr>
            <w:rFonts w:hint="eastAsia"/>
            <w:noProof/>
            <w:webHidden/>
            <w:sz w:val="24"/>
          </w:rPr>
          <w:fldChar w:fldCharType="end"/>
        </w:r>
      </w:hyperlink>
    </w:p>
    <w:p w14:paraId="364C95B4" w14:textId="469EA499" w:rsidR="001B3E21" w:rsidRPr="001B3E21" w:rsidRDefault="00000000" w:rsidP="001B3E21">
      <w:pPr>
        <w:pStyle w:val="TOC2"/>
        <w:rPr>
          <w:rFonts w:cstheme="minorBidi"/>
          <w:noProof/>
          <w:sz w:val="24"/>
          <w14:ligatures w14:val="standardContextual"/>
        </w:rPr>
      </w:pPr>
      <w:hyperlink w:anchor="_Toc226043359" w:history="1">
        <w:r w:rsidR="001B3E21" w:rsidRPr="001B3E21">
          <w:rPr>
            <w:rStyle w:val="af6"/>
            <w:rFonts w:hint="eastAsia"/>
            <w:noProof/>
            <w:sz w:val="24"/>
          </w:rPr>
          <w:t xml:space="preserve">5.5 </w:t>
        </w:r>
        <w:r w:rsidR="001B3E21" w:rsidRPr="001B3E21">
          <w:rPr>
            <w:rStyle w:val="af6"/>
            <w:rFonts w:hint="eastAsia"/>
            <w:noProof/>
            <w:sz w:val="24"/>
          </w:rPr>
          <w:t>本章小结</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_Toc226043359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10</w:t>
        </w:r>
        <w:r w:rsidR="001B3E21" w:rsidRPr="001B3E21">
          <w:rPr>
            <w:rFonts w:hint="eastAsia"/>
            <w:noProof/>
            <w:webHidden/>
            <w:sz w:val="24"/>
          </w:rPr>
          <w:fldChar w:fldCharType="end"/>
        </w:r>
      </w:hyperlink>
    </w:p>
    <w:p w14:paraId="3317DD74" w14:textId="3365FA20"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60" w:history="1">
        <w:r w:rsidR="001B3E21" w:rsidRPr="001B3E21">
          <w:rPr>
            <w:rStyle w:val="af6"/>
            <w:rFonts w:ascii="Times New Roman" w:hAnsi="Times New Roman" w:hint="eastAsia"/>
            <w:noProof/>
          </w:rPr>
          <w:t>第六章</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典型问题与解决</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_Toc226043360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11</w:t>
        </w:r>
        <w:r w:rsidR="001B3E21" w:rsidRPr="001B3E21">
          <w:rPr>
            <w:rFonts w:ascii="Times New Roman" w:hAnsi="Times New Roman" w:hint="eastAsia"/>
            <w:noProof/>
            <w:webHidden/>
          </w:rPr>
          <w:fldChar w:fldCharType="end"/>
        </w:r>
      </w:hyperlink>
    </w:p>
    <w:p w14:paraId="3597746C" w14:textId="36A3A4B1" w:rsidR="001B3E21" w:rsidRPr="001B3E21" w:rsidRDefault="00000000" w:rsidP="001B3E21">
      <w:pPr>
        <w:pStyle w:val="TOC2"/>
        <w:rPr>
          <w:rFonts w:cstheme="minorBidi"/>
          <w:noProof/>
          <w:sz w:val="24"/>
          <w14:ligatures w14:val="standardContextual"/>
        </w:rPr>
      </w:pPr>
      <w:hyperlink w:anchor="_Toc226043361" w:history="1">
        <w:r w:rsidR="001B3E21" w:rsidRPr="001B3E21">
          <w:rPr>
            <w:rStyle w:val="af6"/>
            <w:rFonts w:hint="eastAsia"/>
            <w:noProof/>
            <w:sz w:val="24"/>
          </w:rPr>
          <w:t>6.1 XXX</w:t>
        </w:r>
        <w:r w:rsidR="001B3E21" w:rsidRPr="001B3E21">
          <w:rPr>
            <w:rStyle w:val="af6"/>
            <w:rFonts w:hint="eastAsia"/>
            <w:noProof/>
            <w:sz w:val="24"/>
          </w:rPr>
          <w:t>问题</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_Toc226043361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11</w:t>
        </w:r>
        <w:r w:rsidR="001B3E21" w:rsidRPr="001B3E21">
          <w:rPr>
            <w:rFonts w:hint="eastAsia"/>
            <w:noProof/>
            <w:webHidden/>
            <w:sz w:val="24"/>
          </w:rPr>
          <w:fldChar w:fldCharType="end"/>
        </w:r>
      </w:hyperlink>
    </w:p>
    <w:p w14:paraId="0E5A1F71" w14:textId="62864261" w:rsidR="001B3E21" w:rsidRPr="001B3E21" w:rsidRDefault="00000000" w:rsidP="001B3E21">
      <w:pPr>
        <w:pStyle w:val="TOC3"/>
        <w:rPr>
          <w:rFonts w:cstheme="minorBidi"/>
          <w:noProof/>
          <w:sz w:val="24"/>
          <w14:ligatures w14:val="standardContextual"/>
        </w:rPr>
      </w:pPr>
      <w:hyperlink w:anchor="_Toc226043362" w:history="1">
        <w:r w:rsidR="001B3E21" w:rsidRPr="001B3E21">
          <w:rPr>
            <w:rStyle w:val="af6"/>
            <w:rFonts w:hint="eastAsia"/>
            <w:noProof/>
            <w:sz w:val="24"/>
          </w:rPr>
          <w:t xml:space="preserve">6.1.1 </w:t>
        </w:r>
        <w:r w:rsidR="001B3E21" w:rsidRPr="001B3E21">
          <w:rPr>
            <w:rStyle w:val="af6"/>
            <w:rFonts w:hint="eastAsia"/>
            <w:noProof/>
            <w:sz w:val="24"/>
          </w:rPr>
          <w:t>问题描述</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_Toc226043362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11</w:t>
        </w:r>
        <w:r w:rsidR="001B3E21" w:rsidRPr="001B3E21">
          <w:rPr>
            <w:rFonts w:hint="eastAsia"/>
            <w:noProof/>
            <w:webHidden/>
            <w:sz w:val="24"/>
          </w:rPr>
          <w:fldChar w:fldCharType="end"/>
        </w:r>
      </w:hyperlink>
    </w:p>
    <w:p w14:paraId="3274DB1D" w14:textId="3EB8A457" w:rsidR="001B3E21" w:rsidRPr="001B3E21" w:rsidRDefault="00000000" w:rsidP="001B3E21">
      <w:pPr>
        <w:pStyle w:val="TOC3"/>
        <w:rPr>
          <w:rFonts w:cstheme="minorBidi"/>
          <w:noProof/>
          <w:sz w:val="24"/>
          <w14:ligatures w14:val="standardContextual"/>
        </w:rPr>
      </w:pPr>
      <w:hyperlink w:anchor="_Toc226043363" w:history="1">
        <w:r w:rsidR="001B3E21" w:rsidRPr="001B3E21">
          <w:rPr>
            <w:rStyle w:val="af6"/>
            <w:rFonts w:hint="eastAsia"/>
            <w:noProof/>
            <w:sz w:val="24"/>
          </w:rPr>
          <w:t xml:space="preserve">6.1.2 </w:t>
        </w:r>
        <w:r w:rsidR="001B3E21" w:rsidRPr="001B3E21">
          <w:rPr>
            <w:rStyle w:val="af6"/>
            <w:rFonts w:hint="eastAsia"/>
            <w:noProof/>
            <w:sz w:val="24"/>
          </w:rPr>
          <w:t>解决方法</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_Toc226043363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11</w:t>
        </w:r>
        <w:r w:rsidR="001B3E21" w:rsidRPr="001B3E21">
          <w:rPr>
            <w:rFonts w:hint="eastAsia"/>
            <w:noProof/>
            <w:webHidden/>
            <w:sz w:val="24"/>
          </w:rPr>
          <w:fldChar w:fldCharType="end"/>
        </w:r>
      </w:hyperlink>
    </w:p>
    <w:p w14:paraId="4806AFB1" w14:textId="378BFEDB" w:rsidR="001B3E21" w:rsidRPr="001B3E21" w:rsidRDefault="00000000" w:rsidP="001B3E21">
      <w:pPr>
        <w:pStyle w:val="TOC3"/>
        <w:rPr>
          <w:rFonts w:cstheme="minorBidi"/>
          <w:noProof/>
          <w:sz w:val="24"/>
          <w14:ligatures w14:val="standardContextual"/>
        </w:rPr>
      </w:pPr>
      <w:hyperlink w:anchor="_Toc226043364" w:history="1">
        <w:r w:rsidR="001B3E21" w:rsidRPr="001B3E21">
          <w:rPr>
            <w:rStyle w:val="af6"/>
            <w:rFonts w:hint="eastAsia"/>
            <w:noProof/>
            <w:sz w:val="24"/>
          </w:rPr>
          <w:t xml:space="preserve">6.1.3 </w:t>
        </w:r>
        <w:r w:rsidR="001B3E21" w:rsidRPr="001B3E21">
          <w:rPr>
            <w:rStyle w:val="af6"/>
            <w:rFonts w:hint="eastAsia"/>
            <w:noProof/>
            <w:sz w:val="24"/>
          </w:rPr>
          <w:t>结果</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_Toc226043364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11</w:t>
        </w:r>
        <w:r w:rsidR="001B3E21" w:rsidRPr="001B3E21">
          <w:rPr>
            <w:rFonts w:hint="eastAsia"/>
            <w:noProof/>
            <w:webHidden/>
            <w:sz w:val="24"/>
          </w:rPr>
          <w:fldChar w:fldCharType="end"/>
        </w:r>
      </w:hyperlink>
    </w:p>
    <w:p w14:paraId="438EF011" w14:textId="378375E6" w:rsidR="001B3E21" w:rsidRPr="001B3E21" w:rsidRDefault="00000000" w:rsidP="001B3E21">
      <w:pPr>
        <w:pStyle w:val="TOC2"/>
        <w:rPr>
          <w:rFonts w:cstheme="minorBidi"/>
          <w:noProof/>
          <w:sz w:val="24"/>
          <w14:ligatures w14:val="standardContextual"/>
        </w:rPr>
      </w:pPr>
      <w:hyperlink w:anchor="_Toc226043365" w:history="1">
        <w:r w:rsidR="001B3E21" w:rsidRPr="001B3E21">
          <w:rPr>
            <w:rStyle w:val="af6"/>
            <w:rFonts w:hint="eastAsia"/>
            <w:noProof/>
            <w:sz w:val="24"/>
          </w:rPr>
          <w:t>6.2 XXX</w:t>
        </w:r>
        <w:r w:rsidR="001B3E21" w:rsidRPr="001B3E21">
          <w:rPr>
            <w:rStyle w:val="af6"/>
            <w:rFonts w:hint="eastAsia"/>
            <w:noProof/>
            <w:sz w:val="24"/>
          </w:rPr>
          <w:t>问题</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_Toc226043365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11</w:t>
        </w:r>
        <w:r w:rsidR="001B3E21" w:rsidRPr="001B3E21">
          <w:rPr>
            <w:rFonts w:hint="eastAsia"/>
            <w:noProof/>
            <w:webHidden/>
            <w:sz w:val="24"/>
          </w:rPr>
          <w:fldChar w:fldCharType="end"/>
        </w:r>
      </w:hyperlink>
    </w:p>
    <w:p w14:paraId="5D9CA30D" w14:textId="6C1BCA34" w:rsidR="001B3E21" w:rsidRPr="001B3E21" w:rsidRDefault="00000000" w:rsidP="001B3E21">
      <w:pPr>
        <w:pStyle w:val="TOC3"/>
        <w:rPr>
          <w:rFonts w:cstheme="minorBidi"/>
          <w:noProof/>
          <w:sz w:val="24"/>
          <w14:ligatures w14:val="standardContextual"/>
        </w:rPr>
      </w:pPr>
      <w:hyperlink w:anchor="_Toc226043366" w:history="1">
        <w:r w:rsidR="001B3E21" w:rsidRPr="001B3E21">
          <w:rPr>
            <w:rStyle w:val="af6"/>
            <w:rFonts w:hint="eastAsia"/>
            <w:noProof/>
            <w:sz w:val="24"/>
          </w:rPr>
          <w:t xml:space="preserve">6.2.1 </w:t>
        </w:r>
        <w:r w:rsidR="001B3E21" w:rsidRPr="001B3E21">
          <w:rPr>
            <w:rStyle w:val="af6"/>
            <w:rFonts w:hint="eastAsia"/>
            <w:noProof/>
            <w:sz w:val="24"/>
          </w:rPr>
          <w:t>问题描述</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_Toc226043366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11</w:t>
        </w:r>
        <w:r w:rsidR="001B3E21" w:rsidRPr="001B3E21">
          <w:rPr>
            <w:rFonts w:hint="eastAsia"/>
            <w:noProof/>
            <w:webHidden/>
            <w:sz w:val="24"/>
          </w:rPr>
          <w:fldChar w:fldCharType="end"/>
        </w:r>
      </w:hyperlink>
    </w:p>
    <w:p w14:paraId="5D28129F" w14:textId="20470AFD" w:rsidR="001B3E21" w:rsidRPr="001B3E21" w:rsidRDefault="00000000" w:rsidP="001B3E21">
      <w:pPr>
        <w:pStyle w:val="TOC3"/>
        <w:rPr>
          <w:rFonts w:cstheme="minorBidi"/>
          <w:noProof/>
          <w:sz w:val="24"/>
          <w14:ligatures w14:val="standardContextual"/>
        </w:rPr>
      </w:pPr>
      <w:hyperlink w:anchor="_Toc226043367" w:history="1">
        <w:r w:rsidR="001B3E21" w:rsidRPr="001B3E21">
          <w:rPr>
            <w:rStyle w:val="af6"/>
            <w:rFonts w:hint="eastAsia"/>
            <w:noProof/>
            <w:sz w:val="24"/>
          </w:rPr>
          <w:t xml:space="preserve">6.2.2 </w:t>
        </w:r>
        <w:r w:rsidR="001B3E21" w:rsidRPr="001B3E21">
          <w:rPr>
            <w:rStyle w:val="af6"/>
            <w:rFonts w:hint="eastAsia"/>
            <w:noProof/>
            <w:sz w:val="24"/>
          </w:rPr>
          <w:t>解决方法</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_Toc226043367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11</w:t>
        </w:r>
        <w:r w:rsidR="001B3E21" w:rsidRPr="001B3E21">
          <w:rPr>
            <w:rFonts w:hint="eastAsia"/>
            <w:noProof/>
            <w:webHidden/>
            <w:sz w:val="24"/>
          </w:rPr>
          <w:fldChar w:fldCharType="end"/>
        </w:r>
      </w:hyperlink>
    </w:p>
    <w:p w14:paraId="655F42FD" w14:textId="409F2E82" w:rsidR="001B3E21" w:rsidRPr="001B3E21" w:rsidRDefault="00000000" w:rsidP="001B3E21">
      <w:pPr>
        <w:pStyle w:val="TOC3"/>
        <w:rPr>
          <w:rFonts w:cstheme="minorBidi"/>
          <w:noProof/>
          <w:sz w:val="24"/>
          <w14:ligatures w14:val="standardContextual"/>
        </w:rPr>
      </w:pPr>
      <w:hyperlink w:anchor="_Toc226043368" w:history="1">
        <w:r w:rsidR="001B3E21" w:rsidRPr="001B3E21">
          <w:rPr>
            <w:rStyle w:val="af6"/>
            <w:rFonts w:hint="eastAsia"/>
            <w:noProof/>
            <w:sz w:val="24"/>
          </w:rPr>
          <w:t xml:space="preserve">6.2.3 </w:t>
        </w:r>
        <w:r w:rsidR="001B3E21" w:rsidRPr="001B3E21">
          <w:rPr>
            <w:rStyle w:val="af6"/>
            <w:rFonts w:hint="eastAsia"/>
            <w:noProof/>
            <w:sz w:val="24"/>
          </w:rPr>
          <w:t>结果</w:t>
        </w:r>
        <w:r w:rsidR="001B3E21" w:rsidRPr="001B3E21">
          <w:rPr>
            <w:rFonts w:hint="eastAsia"/>
            <w:noProof/>
            <w:webHidden/>
            <w:sz w:val="24"/>
          </w:rPr>
          <w:tab/>
        </w:r>
        <w:r w:rsidR="001B3E21" w:rsidRPr="001B3E21">
          <w:rPr>
            <w:rFonts w:hint="eastAsia"/>
            <w:noProof/>
            <w:webHidden/>
            <w:sz w:val="24"/>
          </w:rPr>
          <w:fldChar w:fldCharType="begin"/>
        </w:r>
        <w:r w:rsidR="001B3E21" w:rsidRPr="001B3E21">
          <w:rPr>
            <w:rFonts w:hint="eastAsia"/>
            <w:noProof/>
            <w:webHidden/>
            <w:sz w:val="24"/>
          </w:rPr>
          <w:instrText xml:space="preserve"> </w:instrText>
        </w:r>
        <w:r w:rsidR="001B3E21" w:rsidRPr="001B3E21">
          <w:rPr>
            <w:noProof/>
            <w:webHidden/>
            <w:sz w:val="24"/>
          </w:rPr>
          <w:instrText>PAGEREF _Toc226043368 \h</w:instrText>
        </w:r>
        <w:r w:rsidR="001B3E21" w:rsidRPr="001B3E21">
          <w:rPr>
            <w:rFonts w:hint="eastAsia"/>
            <w:noProof/>
            <w:webHidden/>
            <w:sz w:val="24"/>
          </w:rPr>
          <w:instrText xml:space="preserve"> </w:instrText>
        </w:r>
        <w:r w:rsidR="001B3E21" w:rsidRPr="001B3E21">
          <w:rPr>
            <w:rFonts w:hint="eastAsia"/>
            <w:noProof/>
            <w:webHidden/>
            <w:sz w:val="24"/>
          </w:rPr>
        </w:r>
        <w:r w:rsidR="001B3E21" w:rsidRPr="001B3E21">
          <w:rPr>
            <w:rFonts w:hint="eastAsia"/>
            <w:noProof/>
            <w:webHidden/>
            <w:sz w:val="24"/>
          </w:rPr>
          <w:fldChar w:fldCharType="separate"/>
        </w:r>
        <w:r w:rsidR="001B3E21" w:rsidRPr="001B3E21">
          <w:rPr>
            <w:noProof/>
            <w:webHidden/>
            <w:sz w:val="24"/>
          </w:rPr>
          <w:t>11</w:t>
        </w:r>
        <w:r w:rsidR="001B3E21" w:rsidRPr="001B3E21">
          <w:rPr>
            <w:rFonts w:hint="eastAsia"/>
            <w:noProof/>
            <w:webHidden/>
            <w:sz w:val="24"/>
          </w:rPr>
          <w:fldChar w:fldCharType="end"/>
        </w:r>
      </w:hyperlink>
    </w:p>
    <w:p w14:paraId="1299CCF6" w14:textId="568E3AA6"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69" w:history="1">
        <w:r w:rsidR="001B3E21" w:rsidRPr="001B3E21">
          <w:rPr>
            <w:rStyle w:val="af6"/>
            <w:rFonts w:ascii="Times New Roman" w:hAnsi="Times New Roman" w:hint="eastAsia"/>
            <w:noProof/>
          </w:rPr>
          <w:t>第七章</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结论</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_Toc226043369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12</w:t>
        </w:r>
        <w:r w:rsidR="001B3E21" w:rsidRPr="001B3E21">
          <w:rPr>
            <w:rFonts w:ascii="Times New Roman" w:hAnsi="Times New Roman" w:hint="eastAsia"/>
            <w:noProof/>
            <w:webHidden/>
          </w:rPr>
          <w:fldChar w:fldCharType="end"/>
        </w:r>
      </w:hyperlink>
    </w:p>
    <w:p w14:paraId="3158C62B" w14:textId="4ECF0E61"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70" w:history="1">
        <w:r w:rsidR="001B3E21" w:rsidRPr="001B3E21">
          <w:rPr>
            <w:rStyle w:val="af6"/>
            <w:rFonts w:ascii="Times New Roman" w:hAnsi="Times New Roman" w:hint="eastAsia"/>
            <w:noProof/>
          </w:rPr>
          <w:t>参考文献</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_Toc226043370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13</w:t>
        </w:r>
        <w:r w:rsidR="001B3E21" w:rsidRPr="001B3E21">
          <w:rPr>
            <w:rFonts w:ascii="Times New Roman" w:hAnsi="Times New Roman" w:hint="eastAsia"/>
            <w:noProof/>
            <w:webHidden/>
          </w:rPr>
          <w:fldChar w:fldCharType="end"/>
        </w:r>
      </w:hyperlink>
    </w:p>
    <w:p w14:paraId="35B7406E" w14:textId="35072127"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71" w:history="1">
        <w:r w:rsidR="001B3E21" w:rsidRPr="001B3E21">
          <w:rPr>
            <w:rStyle w:val="af6"/>
            <w:rFonts w:ascii="Times New Roman" w:hAnsi="Times New Roman" w:hint="eastAsia"/>
            <w:noProof/>
          </w:rPr>
          <w:t>附</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录</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_Toc226043371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14</w:t>
        </w:r>
        <w:r w:rsidR="001B3E21" w:rsidRPr="001B3E21">
          <w:rPr>
            <w:rFonts w:ascii="Times New Roman" w:hAnsi="Times New Roman" w:hint="eastAsia"/>
            <w:noProof/>
            <w:webHidden/>
          </w:rPr>
          <w:fldChar w:fldCharType="end"/>
        </w:r>
      </w:hyperlink>
    </w:p>
    <w:p w14:paraId="522F8983" w14:textId="3C50B05D" w:rsidR="001B3E21" w:rsidRPr="001B3E21" w:rsidRDefault="00000000" w:rsidP="001B3E21">
      <w:pPr>
        <w:pStyle w:val="TOC1"/>
        <w:tabs>
          <w:tab w:val="right" w:leader="dot" w:pos="8302"/>
        </w:tabs>
        <w:spacing w:line="400" w:lineRule="exact"/>
        <w:rPr>
          <w:rFonts w:ascii="Times New Roman" w:hAnsi="Times New Roman" w:cstheme="minorBidi"/>
          <w:noProof/>
          <w14:ligatures w14:val="standardContextual"/>
        </w:rPr>
      </w:pPr>
      <w:hyperlink w:anchor="_Toc226043372" w:history="1">
        <w:r w:rsidR="001B3E21" w:rsidRPr="001B3E21">
          <w:rPr>
            <w:rStyle w:val="af6"/>
            <w:rFonts w:ascii="Times New Roman" w:hAnsi="Times New Roman" w:hint="eastAsia"/>
            <w:noProof/>
          </w:rPr>
          <w:t>致</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谢</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_Toc226043372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1B3E21" w:rsidRPr="001B3E21">
          <w:rPr>
            <w:rFonts w:ascii="Times New Roman" w:hAnsi="Times New Roman" w:hint="eastAsia"/>
            <w:noProof/>
            <w:webHidden/>
          </w:rPr>
          <w:t>15</w:t>
        </w:r>
        <w:r w:rsidR="001B3E21" w:rsidRPr="001B3E21">
          <w:rPr>
            <w:rFonts w:ascii="Times New Roman" w:hAnsi="Times New Roman" w:hint="eastAsia"/>
            <w:noProof/>
            <w:webHidden/>
          </w:rPr>
          <w:fldChar w:fldCharType="end"/>
        </w:r>
      </w:hyperlink>
    </w:p>
    <w:p w14:paraId="4ECAB9C7" w14:textId="77777777" w:rsidR="00AE52C0" w:rsidRPr="001B3E21" w:rsidRDefault="00F1499D" w:rsidP="001B3E21">
      <w:pPr>
        <w:pStyle w:val="TOC1"/>
        <w:spacing w:line="400" w:lineRule="exact"/>
        <w:jc w:val="both"/>
        <w:rPr>
          <w:rFonts w:ascii="Times New Roman" w:hAnsi="Times New Roman"/>
        </w:rPr>
        <w:sectPr w:rsidR="00AE52C0" w:rsidRPr="001B3E21" w:rsidSect="00B4733A">
          <w:headerReference w:type="default" r:id="rId10"/>
          <w:footerReference w:type="default" r:id="rId11"/>
          <w:headerReference w:type="first" r:id="rId12"/>
          <w:pgSz w:w="11906" w:h="16838" w:code="9"/>
          <w:pgMar w:top="1440" w:right="1797" w:bottom="1440" w:left="1797" w:header="851" w:footer="992" w:gutter="0"/>
          <w:pgNumType w:fmt="lowerRoman" w:start="1"/>
          <w:cols w:space="720"/>
          <w:docGrid w:type="linesAndChars" w:linePitch="312"/>
        </w:sectPr>
      </w:pPr>
      <w:r w:rsidRPr="001B3E21">
        <w:rPr>
          <w:rFonts w:ascii="Times New Roman" w:hAnsi="Times New Roman"/>
        </w:rPr>
        <w:fldChar w:fldCharType="end"/>
      </w:r>
      <w:bookmarkStart w:id="23" w:name="_Toc323475818"/>
      <w:bookmarkStart w:id="24" w:name="_Toc323481116"/>
      <w:bookmarkStart w:id="25" w:name="_Toc321400989"/>
      <w:bookmarkStart w:id="26" w:name="_Toc350763296"/>
      <w:bookmarkStart w:id="27" w:name="_Toc320714605"/>
      <w:bookmarkStart w:id="28" w:name="_Toc320541042"/>
      <w:bookmarkStart w:id="29" w:name="_Toc320540805"/>
      <w:bookmarkStart w:id="30" w:name="_Toc320540644"/>
      <w:bookmarkStart w:id="31" w:name="_Toc320540763"/>
      <w:bookmarkStart w:id="32" w:name="_Toc320552924"/>
      <w:bookmarkStart w:id="33" w:name="_Toc323475924"/>
      <w:bookmarkStart w:id="34" w:name="_Toc320540990"/>
    </w:p>
    <w:p w14:paraId="5245D657" w14:textId="0B01CA2D" w:rsidR="00AE52C0" w:rsidRPr="001B3E21" w:rsidRDefault="00AE52C0" w:rsidP="001B3E21">
      <w:pPr>
        <w:pStyle w:val="TOC1"/>
        <w:spacing w:line="400" w:lineRule="exact"/>
        <w:rPr>
          <w:rFonts w:ascii="Times New Roman" w:hAnsi="Times New Roman"/>
        </w:rPr>
      </w:pPr>
    </w:p>
    <w:p w14:paraId="5C3CB9A5" w14:textId="125D2F6F" w:rsidR="00AE52C0" w:rsidRPr="00937A3D" w:rsidRDefault="00F1499D" w:rsidP="0021542D">
      <w:pPr>
        <w:pStyle w:val="1"/>
        <w:rPr>
          <w:rFonts w:hint="eastAsia"/>
        </w:rPr>
      </w:pPr>
      <w:r w:rsidRPr="00937A3D">
        <w:br w:type="page"/>
      </w:r>
      <w:bookmarkStart w:id="35" w:name="_Toc487102576"/>
      <w:bookmarkStart w:id="36" w:name="_Toc226043319"/>
      <w:r w:rsidRPr="00937A3D">
        <w:rPr>
          <w:rFonts w:hint="eastAsia"/>
        </w:rPr>
        <w:lastRenderedPageBreak/>
        <w:t>第一章 绪论</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46326269" w14:textId="77777777" w:rsidR="00F864AA" w:rsidRPr="00F864AA" w:rsidRDefault="00F864AA" w:rsidP="00F864AA">
      <w:pPr>
        <w:spacing w:line="400" w:lineRule="exact"/>
        <w:ind w:firstLineChars="200" w:firstLine="480"/>
        <w:contextualSpacing/>
        <w:rPr>
          <w:color w:val="EE0000"/>
          <w:sz w:val="24"/>
        </w:rPr>
      </w:pPr>
      <w:bookmarkStart w:id="37" w:name="_Hlk226104269"/>
      <w:r w:rsidRPr="00F864AA">
        <w:rPr>
          <w:rFonts w:hint="eastAsia"/>
          <w:color w:val="EE0000"/>
          <w:sz w:val="24"/>
        </w:rPr>
        <w:t>（论文请一定按照学校模板要求，规范字体、字号、图表格式、代码引用等。图片呈现统一，流程图字号统一、线条规范，排版整齐。</w:t>
      </w:r>
    </w:p>
    <w:p w14:paraId="7C794BAF" w14:textId="77777777" w:rsidR="002113C7" w:rsidRDefault="00F864AA" w:rsidP="00F864AA">
      <w:pPr>
        <w:spacing w:line="400" w:lineRule="exact"/>
        <w:ind w:firstLineChars="200" w:firstLine="482"/>
        <w:contextualSpacing/>
        <w:rPr>
          <w:b/>
          <w:bCs/>
          <w:color w:val="EE0000"/>
          <w:sz w:val="24"/>
        </w:rPr>
      </w:pPr>
      <w:r w:rsidRPr="002113C7">
        <w:rPr>
          <w:rFonts w:hint="eastAsia"/>
          <w:b/>
          <w:bCs/>
          <w:color w:val="EE0000"/>
          <w:sz w:val="24"/>
        </w:rPr>
        <w:t>行文注意错别字、标点、病句等问题，保持语句通顺，减少口语化的表述，不要出现“你、我、他”之类的人称代词、搞笑语句、或具有政治意识形态风险的文字。</w:t>
      </w:r>
    </w:p>
    <w:p w14:paraId="5CBB290D" w14:textId="25097AD8" w:rsidR="00F864AA" w:rsidRPr="00F864AA" w:rsidRDefault="002113C7" w:rsidP="00F864AA">
      <w:pPr>
        <w:spacing w:line="400" w:lineRule="exact"/>
        <w:ind w:firstLineChars="200" w:firstLine="482"/>
        <w:contextualSpacing/>
        <w:rPr>
          <w:color w:val="EE0000"/>
          <w:sz w:val="24"/>
        </w:rPr>
      </w:pPr>
      <w:r>
        <w:rPr>
          <w:rFonts w:hint="eastAsia"/>
          <w:b/>
          <w:bCs/>
          <w:color w:val="EE0000"/>
          <w:sz w:val="24"/>
        </w:rPr>
        <w:t>文章不能有过多</w:t>
      </w:r>
      <w:r>
        <w:rPr>
          <w:rFonts w:hint="eastAsia"/>
          <w:b/>
          <w:bCs/>
          <w:color w:val="EE0000"/>
          <w:sz w:val="24"/>
        </w:rPr>
        <w:t>AI</w:t>
      </w:r>
      <w:r>
        <w:rPr>
          <w:rFonts w:hint="eastAsia"/>
          <w:b/>
          <w:bCs/>
          <w:color w:val="EE0000"/>
          <w:sz w:val="24"/>
        </w:rPr>
        <w:t>的痕迹，学生需要仔细检查文章的语句，将</w:t>
      </w:r>
      <w:r>
        <w:rPr>
          <w:rFonts w:hint="eastAsia"/>
          <w:b/>
          <w:bCs/>
          <w:color w:val="EE0000"/>
          <w:sz w:val="24"/>
        </w:rPr>
        <w:t>AI</w:t>
      </w:r>
      <w:r>
        <w:rPr>
          <w:rFonts w:hint="eastAsia"/>
          <w:b/>
          <w:bCs/>
          <w:color w:val="EE0000"/>
          <w:sz w:val="24"/>
        </w:rPr>
        <w:t>撰写的部分转换为自己的语句</w:t>
      </w:r>
      <w:r w:rsidR="00F864AA" w:rsidRPr="00F864AA">
        <w:rPr>
          <w:rFonts w:hint="eastAsia"/>
          <w:color w:val="EE0000"/>
          <w:sz w:val="24"/>
        </w:rPr>
        <w:t>）</w:t>
      </w:r>
    </w:p>
    <w:p w14:paraId="2A64447B" w14:textId="46200DE0" w:rsidR="007300FC" w:rsidRPr="00F864AA" w:rsidRDefault="00F1499D" w:rsidP="00F864AA">
      <w:pPr>
        <w:pStyle w:val="2"/>
      </w:pPr>
      <w:bookmarkStart w:id="38" w:name="_Toc321400990"/>
      <w:bookmarkStart w:id="39" w:name="_Toc323475925"/>
      <w:bookmarkStart w:id="40" w:name="_Toc320541043"/>
      <w:bookmarkStart w:id="41" w:name="_Toc320540645"/>
      <w:bookmarkStart w:id="42" w:name="_Toc320552925"/>
      <w:bookmarkStart w:id="43" w:name="_Toc323475819"/>
      <w:bookmarkStart w:id="44" w:name="_Toc320540764"/>
      <w:bookmarkStart w:id="45" w:name="_Toc320540991"/>
      <w:bookmarkStart w:id="46" w:name="_Toc320714606"/>
      <w:bookmarkStart w:id="47" w:name="_Toc320540806"/>
      <w:bookmarkStart w:id="48" w:name="_Toc323481117"/>
      <w:bookmarkStart w:id="49" w:name="_Toc487102577"/>
      <w:bookmarkStart w:id="50" w:name="_Toc226043320"/>
      <w:bookmarkEnd w:id="37"/>
      <w:r>
        <w:rPr>
          <w:rFonts w:eastAsia="黑体"/>
        </w:rPr>
        <w:t>1.1</w:t>
      </w:r>
      <w:r>
        <w:rPr>
          <w:rFonts w:eastAsia="黑体" w:hint="eastAsia"/>
        </w:rPr>
        <w:t xml:space="preserve"> </w:t>
      </w:r>
      <w:bookmarkEnd w:id="38"/>
      <w:bookmarkEnd w:id="39"/>
      <w:bookmarkEnd w:id="40"/>
      <w:bookmarkEnd w:id="41"/>
      <w:bookmarkEnd w:id="42"/>
      <w:bookmarkEnd w:id="43"/>
      <w:bookmarkEnd w:id="44"/>
      <w:bookmarkEnd w:id="45"/>
      <w:bookmarkEnd w:id="46"/>
      <w:bookmarkEnd w:id="47"/>
      <w:bookmarkEnd w:id="48"/>
      <w:bookmarkEnd w:id="49"/>
      <w:r w:rsidR="00F864AA" w:rsidRPr="00F864AA">
        <w:rPr>
          <w:rFonts w:hint="eastAsia"/>
        </w:rPr>
        <w:t>研究背景与意义</w:t>
      </w:r>
      <w:bookmarkEnd w:id="50"/>
    </w:p>
    <w:p w14:paraId="3E6F74A0" w14:textId="77777777" w:rsidR="00F864AA" w:rsidRPr="00F864AA" w:rsidRDefault="00F864AA" w:rsidP="00F864AA">
      <w:pPr>
        <w:spacing w:line="400" w:lineRule="exact"/>
        <w:ind w:firstLineChars="200" w:firstLine="480"/>
        <w:contextualSpacing/>
        <w:rPr>
          <w:color w:val="EE0000"/>
          <w:sz w:val="24"/>
        </w:rPr>
      </w:pPr>
      <w:bookmarkStart w:id="51" w:name="_Toc487102578"/>
      <w:bookmarkStart w:id="52" w:name="_Toc321400991"/>
      <w:bookmarkStart w:id="53" w:name="_Toc320540807"/>
      <w:bookmarkStart w:id="54" w:name="_Toc323475926"/>
      <w:bookmarkStart w:id="55" w:name="_Toc320540765"/>
      <w:bookmarkStart w:id="56" w:name="_Toc320714607"/>
      <w:bookmarkStart w:id="57" w:name="_Toc323481118"/>
      <w:bookmarkStart w:id="58" w:name="_Toc320552926"/>
      <w:bookmarkStart w:id="59" w:name="_Toc320540992"/>
      <w:bookmarkStart w:id="60" w:name="_Toc320541044"/>
      <w:bookmarkStart w:id="61" w:name="_Toc320540646"/>
      <w:bookmarkStart w:id="62" w:name="_Toc323475820"/>
      <w:bookmarkStart w:id="63" w:name="_Hlk226104330"/>
      <w:bookmarkStart w:id="64" w:name="_Hlk226110644"/>
      <w:r w:rsidRPr="00F864AA">
        <w:rPr>
          <w:rFonts w:hint="eastAsia"/>
          <w:color w:val="EE0000"/>
          <w:sz w:val="24"/>
        </w:rPr>
        <w:t>（本部分内容可参考任务书和开题报告中的内容。）</w:t>
      </w:r>
    </w:p>
    <w:p w14:paraId="2F4B6609" w14:textId="43EE2C7A" w:rsidR="00F864AA" w:rsidRPr="00F864AA" w:rsidRDefault="00F864AA" w:rsidP="00F864AA">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bookmarkEnd w:id="63"/>
    <w:p w14:paraId="54D9F80A" w14:textId="58397507" w:rsidR="00F864AA" w:rsidRPr="00F864AA" w:rsidRDefault="00F864AA" w:rsidP="00F864AA">
      <w:pPr>
        <w:spacing w:line="400" w:lineRule="exact"/>
        <w:ind w:firstLineChars="200" w:firstLine="480"/>
        <w:contextualSpacing/>
        <w:rPr>
          <w:sz w:val="24"/>
        </w:rPr>
      </w:pPr>
      <w:r w:rsidRPr="00F864AA">
        <w:rPr>
          <w:rFonts w:hint="eastAsia"/>
          <w:sz w:val="24"/>
        </w:rPr>
        <w:t>目前，基于</w:t>
      </w:r>
      <w:r w:rsidRPr="00F864AA">
        <w:rPr>
          <w:rFonts w:hint="eastAsia"/>
          <w:sz w:val="24"/>
        </w:rPr>
        <w:t>WEB</w:t>
      </w:r>
      <w:r w:rsidRPr="00F864AA">
        <w:rPr>
          <w:rFonts w:hint="eastAsia"/>
          <w:sz w:val="24"/>
        </w:rPr>
        <w:t>的管理信息系统已经进入到各行各业中，而且在企业信息的管理中发挥了重要的作用，如基于</w:t>
      </w:r>
      <w:r w:rsidRPr="00F864AA">
        <w:rPr>
          <w:rFonts w:hint="eastAsia"/>
          <w:sz w:val="24"/>
        </w:rPr>
        <w:t>WEB</w:t>
      </w:r>
      <w:r w:rsidRPr="00F864AA">
        <w:rPr>
          <w:rFonts w:hint="eastAsia"/>
          <w:sz w:val="24"/>
        </w:rPr>
        <w:t>的人事管理信息系统、基于</w:t>
      </w:r>
      <w:r w:rsidRPr="00F864AA">
        <w:rPr>
          <w:rFonts w:hint="eastAsia"/>
          <w:sz w:val="24"/>
        </w:rPr>
        <w:t>WEB</w:t>
      </w:r>
      <w:r w:rsidRPr="00F864AA">
        <w:rPr>
          <w:rFonts w:hint="eastAsia"/>
          <w:sz w:val="24"/>
        </w:rPr>
        <w:t>的销售管理信息系统、基于</w:t>
      </w:r>
      <w:r w:rsidRPr="00F864AA">
        <w:rPr>
          <w:rFonts w:hint="eastAsia"/>
          <w:sz w:val="24"/>
        </w:rPr>
        <w:t>WEB</w:t>
      </w:r>
      <w:r w:rsidRPr="00F864AA">
        <w:rPr>
          <w:rFonts w:hint="eastAsia"/>
          <w:sz w:val="24"/>
        </w:rPr>
        <w:t>的医院管理信息系统、基于</w:t>
      </w:r>
      <w:r w:rsidRPr="00F864AA">
        <w:rPr>
          <w:rFonts w:hint="eastAsia"/>
          <w:sz w:val="24"/>
        </w:rPr>
        <w:t>WEB</w:t>
      </w:r>
      <w:r w:rsidRPr="00F864AA">
        <w:rPr>
          <w:rFonts w:hint="eastAsia"/>
          <w:sz w:val="24"/>
        </w:rPr>
        <w:t>的材料管理信息系统以及新兴的数字化图书馆、网上购物系统等等，通过</w:t>
      </w:r>
      <w:r w:rsidRPr="00F864AA">
        <w:rPr>
          <w:rFonts w:hint="eastAsia"/>
          <w:sz w:val="24"/>
        </w:rPr>
        <w:t>WEB</w:t>
      </w:r>
      <w:r w:rsidRPr="00F864AA">
        <w:rPr>
          <w:rFonts w:hint="eastAsia"/>
          <w:sz w:val="24"/>
        </w:rPr>
        <w:t>可以实现企业信息的快速收集、发布、存储、处理和交流，以较低的费用使企业的业务得到迅速扩展，并使企业获得了可观的社会和经济效益。因此，基于</w:t>
      </w:r>
      <w:r w:rsidRPr="00F864AA">
        <w:rPr>
          <w:rFonts w:hint="eastAsia"/>
          <w:sz w:val="24"/>
        </w:rPr>
        <w:t>WEB</w:t>
      </w:r>
      <w:r w:rsidRPr="00F864AA">
        <w:rPr>
          <w:rFonts w:hint="eastAsia"/>
          <w:sz w:val="24"/>
        </w:rPr>
        <w:t>的管理信息系统将成为现代企事业管理信息系统发展的必然趋势</w:t>
      </w:r>
      <w:bookmarkStart w:id="65" w:name="OLE_LINK1"/>
      <w:r w:rsidRPr="00F864AA">
        <w:rPr>
          <w:rFonts w:hint="eastAsia"/>
          <w:sz w:val="24"/>
          <w:vertAlign w:val="superscript"/>
        </w:rPr>
        <w:t>[1]</w:t>
      </w:r>
      <w:bookmarkEnd w:id="65"/>
      <w:r w:rsidRPr="00F864AA">
        <w:rPr>
          <w:rFonts w:hint="eastAsia"/>
          <w:sz w:val="24"/>
        </w:rPr>
        <w:t>。</w:t>
      </w:r>
    </w:p>
    <w:p w14:paraId="490D7046" w14:textId="77777777" w:rsidR="00F864AA" w:rsidRPr="00F864AA" w:rsidRDefault="00F864AA" w:rsidP="00F864AA">
      <w:pPr>
        <w:spacing w:line="400" w:lineRule="exact"/>
        <w:ind w:firstLineChars="200" w:firstLine="480"/>
        <w:contextualSpacing/>
        <w:rPr>
          <w:sz w:val="24"/>
        </w:rPr>
      </w:pPr>
      <w:r w:rsidRPr="00F864AA">
        <w:rPr>
          <w:rFonts w:hint="eastAsia"/>
          <w:sz w:val="24"/>
        </w:rPr>
        <w:t>随着教育现代化，管理信息化时代的到来，为提高学校教学效率，改善教学环境，减少教师不必要的重复劳动，提高教学资源的利用率，加快信息的记录、查阅、传播速度，方便同学间学习交流，实现课程的数字化管理已成必要。</w:t>
      </w:r>
    </w:p>
    <w:p w14:paraId="239902B3" w14:textId="77777777" w:rsidR="00F864AA" w:rsidRPr="00F864AA" w:rsidRDefault="00F864AA" w:rsidP="00F864AA">
      <w:pPr>
        <w:spacing w:line="400" w:lineRule="exact"/>
        <w:ind w:firstLineChars="200" w:firstLine="480"/>
        <w:contextualSpacing/>
        <w:rPr>
          <w:sz w:val="24"/>
        </w:rPr>
      </w:pPr>
      <w:r w:rsidRPr="00F864AA">
        <w:rPr>
          <w:rFonts w:hint="eastAsia"/>
          <w:sz w:val="24"/>
        </w:rPr>
        <w:t>数据结构课程管理系统的开发使用，可以提高学校教学水平，改善教学环境，促进学生和教师的交流，提高学生学习数据结构这门课程的兴趣</w:t>
      </w:r>
      <w:r w:rsidRPr="00F864AA">
        <w:rPr>
          <w:rFonts w:hint="eastAsia"/>
          <w:sz w:val="24"/>
          <w:vertAlign w:val="superscript"/>
        </w:rPr>
        <w:t>[2]</w:t>
      </w:r>
      <w:r w:rsidRPr="00F864AA">
        <w:rPr>
          <w:rFonts w:hint="eastAsia"/>
          <w:sz w:val="24"/>
        </w:rPr>
        <w:t>。</w:t>
      </w:r>
    </w:p>
    <w:p w14:paraId="443C6DE5" w14:textId="641B4708" w:rsidR="00AE52C0" w:rsidRDefault="00F1499D" w:rsidP="00F864AA">
      <w:pPr>
        <w:pStyle w:val="2"/>
      </w:pPr>
      <w:bookmarkStart w:id="66" w:name="_Toc226043321"/>
      <w:bookmarkEnd w:id="64"/>
      <w:r>
        <w:rPr>
          <w:rFonts w:eastAsia="黑体"/>
        </w:rPr>
        <w:t>1.2</w:t>
      </w:r>
      <w:bookmarkEnd w:id="51"/>
      <w:bookmarkEnd w:id="52"/>
      <w:bookmarkEnd w:id="53"/>
      <w:bookmarkEnd w:id="54"/>
      <w:bookmarkEnd w:id="55"/>
      <w:bookmarkEnd w:id="56"/>
      <w:bookmarkEnd w:id="57"/>
      <w:bookmarkEnd w:id="58"/>
      <w:bookmarkEnd w:id="59"/>
      <w:bookmarkEnd w:id="60"/>
      <w:bookmarkEnd w:id="61"/>
      <w:bookmarkEnd w:id="62"/>
      <w:r w:rsidR="00F864AA">
        <w:rPr>
          <w:rFonts w:hint="eastAsia"/>
        </w:rPr>
        <w:t xml:space="preserve"> </w:t>
      </w:r>
      <w:r w:rsidR="00F864AA" w:rsidRPr="00F864AA">
        <w:rPr>
          <w:rFonts w:hint="eastAsia"/>
        </w:rPr>
        <w:t>国内外研究现状</w:t>
      </w:r>
      <w:bookmarkEnd w:id="66"/>
    </w:p>
    <w:p w14:paraId="3A6393B6" w14:textId="0A6D7F9D" w:rsidR="00F864AA" w:rsidRPr="00F864AA" w:rsidRDefault="00F864AA" w:rsidP="00F864AA">
      <w:pPr>
        <w:spacing w:line="400" w:lineRule="exact"/>
        <w:ind w:firstLineChars="200" w:firstLine="480"/>
        <w:contextualSpacing/>
        <w:rPr>
          <w:color w:val="EE0000"/>
          <w:sz w:val="24"/>
        </w:rPr>
      </w:pPr>
      <w:bookmarkStart w:id="67" w:name="_Hlk226110733"/>
      <w:r w:rsidRPr="00F864AA">
        <w:rPr>
          <w:rFonts w:hint="eastAsia"/>
          <w:color w:val="EE0000"/>
          <w:sz w:val="24"/>
        </w:rPr>
        <w:t>（本部分内容可参考文献综述）</w:t>
      </w:r>
    </w:p>
    <w:p w14:paraId="5D50B6C4" w14:textId="77777777" w:rsidR="00AE52C0" w:rsidRDefault="00F1499D" w:rsidP="00102E74">
      <w:pPr>
        <w:pStyle w:val="3"/>
      </w:pPr>
      <w:bookmarkStart w:id="68" w:name="_Toc320540808"/>
      <w:bookmarkStart w:id="69" w:name="_Toc320540993"/>
      <w:bookmarkStart w:id="70" w:name="_Toc320552927"/>
      <w:bookmarkStart w:id="71" w:name="_Toc323481119"/>
      <w:bookmarkStart w:id="72" w:name="_Toc320540766"/>
      <w:bookmarkStart w:id="73" w:name="_Toc487102579"/>
      <w:bookmarkStart w:id="74" w:name="_Toc323475821"/>
      <w:bookmarkStart w:id="75" w:name="_Toc320541045"/>
      <w:bookmarkStart w:id="76" w:name="_Toc323475927"/>
      <w:bookmarkStart w:id="77" w:name="_Toc321400992"/>
      <w:bookmarkStart w:id="78" w:name="_Toc320714608"/>
      <w:bookmarkStart w:id="79" w:name="_Toc320540647"/>
      <w:bookmarkStart w:id="80" w:name="_Toc226043322"/>
      <w:bookmarkEnd w:id="67"/>
      <w:r>
        <w:t>1.2.1</w:t>
      </w:r>
      <w:r>
        <w:rPr>
          <w:rFonts w:hint="eastAsia"/>
        </w:rPr>
        <w:t xml:space="preserve"> </w:t>
      </w:r>
      <w:bookmarkEnd w:id="68"/>
      <w:bookmarkEnd w:id="69"/>
      <w:bookmarkEnd w:id="70"/>
      <w:bookmarkEnd w:id="71"/>
      <w:bookmarkEnd w:id="72"/>
      <w:bookmarkEnd w:id="73"/>
      <w:bookmarkEnd w:id="74"/>
      <w:bookmarkEnd w:id="75"/>
      <w:bookmarkEnd w:id="76"/>
      <w:bookmarkEnd w:id="77"/>
      <w:bookmarkEnd w:id="78"/>
      <w:bookmarkEnd w:id="79"/>
      <w:r w:rsidR="00F864AA" w:rsidRPr="00F864AA">
        <w:rPr>
          <w:rFonts w:hint="eastAsia"/>
        </w:rPr>
        <w:t>国外研究现状</w:t>
      </w:r>
      <w:bookmarkEnd w:id="80"/>
    </w:p>
    <w:p w14:paraId="70479408" w14:textId="77777777" w:rsidR="00937A3D" w:rsidRPr="00937A3D" w:rsidRDefault="00937A3D" w:rsidP="00937A3D"/>
    <w:p w14:paraId="5EC1CB6A" w14:textId="77777777" w:rsidR="00937A3D" w:rsidRPr="00937A3D" w:rsidRDefault="00937A3D" w:rsidP="00102E74">
      <w:pPr>
        <w:pStyle w:val="3"/>
      </w:pPr>
      <w:bookmarkStart w:id="81" w:name="_Toc206425766"/>
      <w:bookmarkStart w:id="82" w:name="_Toc226043323"/>
      <w:r w:rsidRPr="00937A3D">
        <w:rPr>
          <w:rFonts w:hint="eastAsia"/>
        </w:rPr>
        <w:t xml:space="preserve">1.2.2 </w:t>
      </w:r>
      <w:r w:rsidRPr="00937A3D">
        <w:rPr>
          <w:rFonts w:hint="eastAsia"/>
        </w:rPr>
        <w:t>国内研究现状</w:t>
      </w:r>
      <w:bookmarkEnd w:id="81"/>
      <w:bookmarkEnd w:id="82"/>
    </w:p>
    <w:p w14:paraId="31836273" w14:textId="77777777" w:rsidR="00102E74" w:rsidRPr="00937A3D" w:rsidRDefault="00102E74" w:rsidP="00937A3D"/>
    <w:p w14:paraId="09B95D54" w14:textId="77777777" w:rsidR="00937A3D" w:rsidRPr="00937A3D" w:rsidRDefault="00937A3D" w:rsidP="00102E74">
      <w:pPr>
        <w:pStyle w:val="2"/>
      </w:pPr>
      <w:bookmarkStart w:id="83" w:name="_Toc226043324"/>
      <w:r w:rsidRPr="00937A3D">
        <w:rPr>
          <w:rFonts w:hint="eastAsia"/>
        </w:rPr>
        <w:lastRenderedPageBreak/>
        <w:t xml:space="preserve">1.3 </w:t>
      </w:r>
      <w:r w:rsidRPr="00937A3D">
        <w:rPr>
          <w:rFonts w:hint="eastAsia"/>
        </w:rPr>
        <w:t>研究内容与目标</w:t>
      </w:r>
      <w:bookmarkEnd w:id="83"/>
    </w:p>
    <w:p w14:paraId="161D4CE9" w14:textId="0EF36160" w:rsidR="00937A3D" w:rsidRPr="00937A3D" w:rsidRDefault="00937A3D" w:rsidP="00102E74">
      <w:pPr>
        <w:spacing w:line="400" w:lineRule="exact"/>
        <w:ind w:firstLineChars="200" w:firstLine="480"/>
        <w:contextualSpacing/>
        <w:rPr>
          <w:color w:val="EE0000"/>
          <w:sz w:val="24"/>
        </w:rPr>
      </w:pPr>
      <w:bookmarkStart w:id="84" w:name="_Hlk226110989"/>
      <w:r w:rsidRPr="00937A3D">
        <w:rPr>
          <w:rFonts w:hint="eastAsia"/>
          <w:color w:val="EE0000"/>
          <w:sz w:val="24"/>
        </w:rPr>
        <w:t>（基于对国内外研究现状的分析，</w:t>
      </w:r>
      <w:r w:rsidRPr="008B1977">
        <w:rPr>
          <w:rFonts w:hint="eastAsia"/>
          <w:b/>
          <w:bCs/>
          <w:color w:val="EE0000"/>
          <w:sz w:val="24"/>
        </w:rPr>
        <w:t>总结本文研究内容，并</w:t>
      </w:r>
      <w:proofErr w:type="gramStart"/>
      <w:r w:rsidRPr="008B1977">
        <w:rPr>
          <w:rFonts w:hint="eastAsia"/>
          <w:b/>
          <w:bCs/>
          <w:color w:val="EE0000"/>
          <w:sz w:val="24"/>
        </w:rPr>
        <w:t>凝练形成</w:t>
      </w:r>
      <w:proofErr w:type="gramEnd"/>
      <w:r w:rsidRPr="008B1977">
        <w:rPr>
          <w:rFonts w:hint="eastAsia"/>
          <w:b/>
          <w:bCs/>
          <w:color w:val="EE0000"/>
          <w:sz w:val="24"/>
        </w:rPr>
        <w:t>本课题研究意义。</w:t>
      </w:r>
      <w:r w:rsidRPr="00937A3D">
        <w:rPr>
          <w:rFonts w:hint="eastAsia"/>
          <w:color w:val="EE0000"/>
          <w:sz w:val="24"/>
        </w:rPr>
        <w:t>例如：本课题解决了之前无法解决的问题、本课题使用新技术弥补前人工作的不足、本课题将新的或成熟技术在新的应用场景开展应用等。</w:t>
      </w:r>
      <w:r w:rsidR="00102E74" w:rsidRPr="00102E74">
        <w:rPr>
          <w:rFonts w:hint="eastAsia"/>
          <w:color w:val="EE0000"/>
          <w:sz w:val="24"/>
        </w:rPr>
        <w:t>本部分内容可参考任务书和开题报告中的内容。</w:t>
      </w:r>
      <w:r w:rsidRPr="00937A3D">
        <w:rPr>
          <w:rFonts w:hint="eastAsia"/>
          <w:color w:val="EE0000"/>
          <w:sz w:val="24"/>
        </w:rPr>
        <w:t>）</w:t>
      </w:r>
    </w:p>
    <w:p w14:paraId="7D4AF00F" w14:textId="153B58F3" w:rsidR="00102E74" w:rsidRPr="00102E74" w:rsidRDefault="00102E74" w:rsidP="00102E74">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p w14:paraId="7D1C420F" w14:textId="388C9593" w:rsidR="00937A3D" w:rsidRPr="00937A3D" w:rsidRDefault="00937A3D" w:rsidP="00937A3D">
      <w:pPr>
        <w:spacing w:line="400" w:lineRule="exact"/>
        <w:ind w:firstLineChars="200" w:firstLine="480"/>
        <w:contextualSpacing/>
        <w:rPr>
          <w:sz w:val="24"/>
        </w:rPr>
      </w:pPr>
      <w:r w:rsidRPr="00937A3D">
        <w:rPr>
          <w:rFonts w:hint="eastAsia"/>
          <w:sz w:val="24"/>
        </w:rPr>
        <w:t>本系统是一个以</w:t>
      </w:r>
      <w:r w:rsidRPr="00937A3D">
        <w:rPr>
          <w:rFonts w:hint="eastAsia"/>
          <w:sz w:val="24"/>
        </w:rPr>
        <w:t>Oracle</w:t>
      </w:r>
      <w:r w:rsidRPr="00937A3D">
        <w:rPr>
          <w:rFonts w:hint="eastAsia"/>
          <w:sz w:val="24"/>
        </w:rPr>
        <w:t>为数据库，在</w:t>
      </w:r>
      <w:r w:rsidRPr="00937A3D">
        <w:rPr>
          <w:rFonts w:hint="eastAsia"/>
          <w:sz w:val="24"/>
        </w:rPr>
        <w:t>Struts2+Ibatis</w:t>
      </w:r>
      <w:r w:rsidRPr="00937A3D">
        <w:rPr>
          <w:rFonts w:hint="eastAsia"/>
          <w:sz w:val="24"/>
        </w:rPr>
        <w:t>架构下建立的基于</w:t>
      </w:r>
      <w:r w:rsidRPr="00937A3D">
        <w:rPr>
          <w:rFonts w:hint="eastAsia"/>
          <w:sz w:val="24"/>
        </w:rPr>
        <w:t>B/S</w:t>
      </w:r>
      <w:r w:rsidRPr="00937A3D">
        <w:rPr>
          <w:rFonts w:hint="eastAsia"/>
          <w:sz w:val="24"/>
        </w:rPr>
        <w:t>结构的课程管理系统。服务器版本是</w:t>
      </w:r>
      <w:r w:rsidRPr="00937A3D">
        <w:rPr>
          <w:rFonts w:hint="eastAsia"/>
          <w:sz w:val="24"/>
        </w:rPr>
        <w:t>Tomcat6.0</w:t>
      </w:r>
      <w:r w:rsidRPr="00937A3D">
        <w:rPr>
          <w:rFonts w:hint="eastAsia"/>
          <w:sz w:val="24"/>
        </w:rPr>
        <w:t>，在</w:t>
      </w:r>
      <w:r w:rsidRPr="00937A3D">
        <w:rPr>
          <w:rFonts w:hint="eastAsia"/>
          <w:sz w:val="24"/>
        </w:rPr>
        <w:t>MyEclipse</w:t>
      </w:r>
      <w:r w:rsidRPr="00937A3D">
        <w:rPr>
          <w:rFonts w:hint="eastAsia"/>
          <w:sz w:val="24"/>
        </w:rPr>
        <w:t>环境（</w:t>
      </w:r>
      <w:r w:rsidRPr="00937A3D">
        <w:rPr>
          <w:rFonts w:hint="eastAsia"/>
          <w:sz w:val="24"/>
        </w:rPr>
        <w:t>MyEclipse6.5M1-BlueEdition</w:t>
      </w:r>
      <w:r w:rsidRPr="00937A3D">
        <w:rPr>
          <w:rFonts w:hint="eastAsia"/>
          <w:sz w:val="24"/>
        </w:rPr>
        <w:t>）下进行开发，编程语言是</w:t>
      </w:r>
      <w:r w:rsidRPr="00937A3D">
        <w:rPr>
          <w:rFonts w:hint="eastAsia"/>
          <w:sz w:val="24"/>
        </w:rPr>
        <w:t>Java</w:t>
      </w:r>
      <w:r w:rsidRPr="00937A3D">
        <w:rPr>
          <w:rFonts w:hint="eastAsia"/>
          <w:sz w:val="24"/>
        </w:rPr>
        <w:t>语言。</w:t>
      </w:r>
    </w:p>
    <w:p w14:paraId="401F3B3A" w14:textId="77777777" w:rsidR="00937A3D" w:rsidRPr="00937A3D" w:rsidRDefault="00937A3D" w:rsidP="00937A3D">
      <w:pPr>
        <w:spacing w:line="400" w:lineRule="exact"/>
        <w:ind w:firstLineChars="200" w:firstLine="480"/>
        <w:contextualSpacing/>
        <w:rPr>
          <w:sz w:val="24"/>
        </w:rPr>
      </w:pPr>
      <w:r w:rsidRPr="00937A3D">
        <w:rPr>
          <w:rFonts w:hint="eastAsia"/>
          <w:sz w:val="24"/>
        </w:rPr>
        <w:t>数据结构课程管理系统是一个由人和计算机等设备组成的能进行日常教务管理的系统。它可以让老师从繁杂的工作中解脱出来，从而节省了很多人力和物力。还可以加速教学信息的传播，促进师生之间的交流，从而提高教学效率，达到教育现代化的要求。</w:t>
      </w:r>
    </w:p>
    <w:p w14:paraId="092FEAA1" w14:textId="77777777" w:rsidR="00937A3D" w:rsidRPr="00937A3D" w:rsidRDefault="00937A3D" w:rsidP="00937A3D">
      <w:pPr>
        <w:spacing w:line="400" w:lineRule="exact"/>
        <w:ind w:firstLineChars="200" w:firstLine="480"/>
        <w:contextualSpacing/>
        <w:rPr>
          <w:sz w:val="24"/>
        </w:rPr>
      </w:pPr>
      <w:r w:rsidRPr="00937A3D">
        <w:rPr>
          <w:rFonts w:hint="eastAsia"/>
          <w:sz w:val="24"/>
        </w:rPr>
        <w:t>本系统本着提高教学水平，改善教学环境，促进教学管理信息化的思想，认真贯彻落实教育面向现代化的精神，严格按照学校课程管理的功能需求设计开发。通过本系统，教师可以轻松，方便地管理学生和教务；学生不仅可以方便、快捷地获取数据结构课程的教学信息、教学资源，还可以在线向老师请教问题，与同学交流学习。从而实现教育现代化和管理信息化的结合。</w:t>
      </w:r>
    </w:p>
    <w:p w14:paraId="0E48CBB4" w14:textId="77777777" w:rsidR="00937A3D" w:rsidRPr="00937A3D" w:rsidRDefault="00937A3D" w:rsidP="00102E74">
      <w:pPr>
        <w:pStyle w:val="2"/>
      </w:pPr>
      <w:bookmarkStart w:id="85" w:name="_Toc206425768"/>
      <w:bookmarkStart w:id="86" w:name="_Toc226043325"/>
      <w:bookmarkEnd w:id="84"/>
      <w:r w:rsidRPr="00937A3D">
        <w:rPr>
          <w:rFonts w:hint="eastAsia"/>
        </w:rPr>
        <w:t xml:space="preserve">1.4 </w:t>
      </w:r>
      <w:r w:rsidRPr="00937A3D">
        <w:rPr>
          <w:rFonts w:hint="eastAsia"/>
        </w:rPr>
        <w:t>论文结构</w:t>
      </w:r>
      <w:bookmarkEnd w:id="85"/>
      <w:bookmarkEnd w:id="86"/>
    </w:p>
    <w:p w14:paraId="54D683CC" w14:textId="69C2A013" w:rsidR="001B0DA8" w:rsidRPr="001B0DA8" w:rsidRDefault="001B0DA8" w:rsidP="001B0DA8">
      <w:pPr>
        <w:spacing w:line="400" w:lineRule="exact"/>
        <w:ind w:firstLineChars="200" w:firstLine="480"/>
        <w:rPr>
          <w:color w:val="EE0000"/>
          <w:sz w:val="24"/>
        </w:rPr>
      </w:pPr>
      <w:bookmarkStart w:id="87" w:name="_Hlk226110970"/>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p w14:paraId="19BB681F" w14:textId="23DF9EA9" w:rsidR="00937A3D" w:rsidRPr="00937A3D" w:rsidRDefault="00937A3D" w:rsidP="00937A3D">
      <w:pPr>
        <w:spacing w:line="400" w:lineRule="exact"/>
        <w:ind w:firstLineChars="200" w:firstLine="480"/>
        <w:contextualSpacing/>
        <w:rPr>
          <w:sz w:val="24"/>
        </w:rPr>
      </w:pPr>
      <w:r w:rsidRPr="00937A3D">
        <w:rPr>
          <w:rFonts w:hint="eastAsia"/>
          <w:sz w:val="24"/>
        </w:rPr>
        <w:t>第一章引言，调研了市面主流线上问诊平台的功能架构，叙述了线上诊疗模式的研究背景与社会价值，梳理了国内外相关领域的研究进展，并明确本文的研究目标与内容框架。</w:t>
      </w:r>
    </w:p>
    <w:p w14:paraId="45963BC9" w14:textId="77777777" w:rsidR="00937A3D" w:rsidRPr="00937A3D" w:rsidRDefault="00937A3D" w:rsidP="00937A3D">
      <w:pPr>
        <w:spacing w:line="400" w:lineRule="exact"/>
        <w:ind w:firstLineChars="200" w:firstLine="480"/>
        <w:contextualSpacing/>
        <w:rPr>
          <w:sz w:val="24"/>
        </w:rPr>
      </w:pPr>
      <w:r w:rsidRPr="00937A3D">
        <w:rPr>
          <w:rFonts w:hint="eastAsia"/>
          <w:sz w:val="24"/>
        </w:rPr>
        <w:t>第二章系统需求分析，从功能需求、非功能需求及性能需求三个维度构建需求模型，提出基于</w:t>
      </w:r>
      <w:r w:rsidRPr="00937A3D">
        <w:rPr>
          <w:rFonts w:hint="eastAsia"/>
          <w:sz w:val="24"/>
        </w:rPr>
        <w:t>B/S</w:t>
      </w:r>
      <w:r w:rsidRPr="00937A3D">
        <w:rPr>
          <w:rFonts w:hint="eastAsia"/>
          <w:sz w:val="24"/>
        </w:rPr>
        <w:t>架构的系统设计方案，结合</w:t>
      </w:r>
      <w:r w:rsidRPr="00937A3D">
        <w:rPr>
          <w:rFonts w:hint="eastAsia"/>
          <w:sz w:val="24"/>
        </w:rPr>
        <w:t>Spring Boot</w:t>
      </w:r>
      <w:r w:rsidRPr="00937A3D">
        <w:rPr>
          <w:rFonts w:hint="eastAsia"/>
          <w:sz w:val="24"/>
        </w:rPr>
        <w:t>、</w:t>
      </w:r>
      <w:r w:rsidRPr="00937A3D">
        <w:rPr>
          <w:rFonts w:hint="eastAsia"/>
          <w:sz w:val="24"/>
        </w:rPr>
        <w:t>MySQL</w:t>
      </w:r>
      <w:r w:rsidRPr="00937A3D">
        <w:rPr>
          <w:rFonts w:hint="eastAsia"/>
          <w:sz w:val="24"/>
        </w:rPr>
        <w:t>等核心技术</w:t>
      </w:r>
      <w:proofErr w:type="gramStart"/>
      <w:r w:rsidRPr="00937A3D">
        <w:rPr>
          <w:rFonts w:hint="eastAsia"/>
          <w:sz w:val="24"/>
        </w:rPr>
        <w:t>栈</w:t>
      </w:r>
      <w:proofErr w:type="gramEnd"/>
      <w:r w:rsidRPr="00937A3D">
        <w:rPr>
          <w:rFonts w:hint="eastAsia"/>
          <w:sz w:val="24"/>
        </w:rPr>
        <w:t>论证技术可行性，确定开发工具与运行环境，为后续系统设计提供理论基础。</w:t>
      </w:r>
    </w:p>
    <w:p w14:paraId="2F8075A6" w14:textId="77777777" w:rsidR="00937A3D" w:rsidRPr="00937A3D" w:rsidRDefault="00937A3D" w:rsidP="00937A3D">
      <w:pPr>
        <w:spacing w:line="400" w:lineRule="exact"/>
        <w:ind w:firstLineChars="200" w:firstLine="480"/>
        <w:contextualSpacing/>
        <w:rPr>
          <w:sz w:val="24"/>
        </w:rPr>
      </w:pPr>
      <w:r w:rsidRPr="00937A3D">
        <w:rPr>
          <w:rFonts w:hint="eastAsia"/>
          <w:sz w:val="24"/>
        </w:rPr>
        <w:t>第三章系统设计，重点阐述数据库的</w:t>
      </w:r>
      <w:r w:rsidRPr="00937A3D">
        <w:rPr>
          <w:rFonts w:hint="eastAsia"/>
          <w:sz w:val="24"/>
        </w:rPr>
        <w:t>E-R</w:t>
      </w:r>
      <w:r w:rsidRPr="00937A3D">
        <w:rPr>
          <w:rFonts w:hint="eastAsia"/>
          <w:sz w:val="24"/>
        </w:rPr>
        <w:t>模型设计、表结构规范化过程及核心功能模块的业务逻辑。具体包括登录注册、在线问诊、用户管理和医生排班等模块的交互流程设计。</w:t>
      </w:r>
    </w:p>
    <w:p w14:paraId="6E2E1CCC" w14:textId="77777777" w:rsidR="00937A3D" w:rsidRPr="00937A3D" w:rsidRDefault="00937A3D" w:rsidP="00937A3D">
      <w:pPr>
        <w:spacing w:line="400" w:lineRule="exact"/>
        <w:ind w:firstLineChars="200" w:firstLine="480"/>
        <w:contextualSpacing/>
        <w:rPr>
          <w:sz w:val="24"/>
        </w:rPr>
      </w:pPr>
      <w:r w:rsidRPr="00937A3D">
        <w:rPr>
          <w:rFonts w:hint="eastAsia"/>
          <w:sz w:val="24"/>
        </w:rPr>
        <w:t>第四</w:t>
      </w:r>
      <w:proofErr w:type="gramStart"/>
      <w:r w:rsidRPr="00937A3D">
        <w:rPr>
          <w:rFonts w:hint="eastAsia"/>
          <w:sz w:val="24"/>
        </w:rPr>
        <w:t>章系统</w:t>
      </w:r>
      <w:proofErr w:type="gramEnd"/>
      <w:r w:rsidRPr="00937A3D">
        <w:rPr>
          <w:rFonts w:hint="eastAsia"/>
          <w:sz w:val="24"/>
        </w:rPr>
        <w:t>实现，基于</w:t>
      </w:r>
      <w:r w:rsidRPr="00937A3D">
        <w:rPr>
          <w:rFonts w:hint="eastAsia"/>
          <w:sz w:val="24"/>
        </w:rPr>
        <w:t>MVC</w:t>
      </w:r>
      <w:r w:rsidRPr="00937A3D">
        <w:rPr>
          <w:rFonts w:hint="eastAsia"/>
          <w:sz w:val="24"/>
        </w:rPr>
        <w:t>分层架构完成各功能模块的编码实现，并通过代码片段与界面原型图展示核心功能的实现细节。</w:t>
      </w:r>
    </w:p>
    <w:p w14:paraId="7A13A07D" w14:textId="77777777" w:rsidR="00937A3D" w:rsidRPr="00937A3D" w:rsidRDefault="00937A3D" w:rsidP="00937A3D">
      <w:pPr>
        <w:spacing w:line="400" w:lineRule="exact"/>
        <w:ind w:firstLineChars="200" w:firstLine="480"/>
        <w:contextualSpacing/>
        <w:rPr>
          <w:sz w:val="24"/>
        </w:rPr>
      </w:pPr>
      <w:r w:rsidRPr="00937A3D">
        <w:rPr>
          <w:rFonts w:hint="eastAsia"/>
          <w:sz w:val="24"/>
        </w:rPr>
        <w:t>第五章系统测试与性能分析，验证了功能完整性与业务逻辑准确性，最终</w:t>
      </w:r>
      <w:r w:rsidRPr="00937A3D">
        <w:rPr>
          <w:rFonts w:hint="eastAsia"/>
          <w:sz w:val="24"/>
        </w:rPr>
        <w:lastRenderedPageBreak/>
        <w:t>论证系统满足实际应用需求。总结部分总结了本文研究成果，指出了系统在医疗资源优化配置与用户体验提升方面的实践价值。</w:t>
      </w:r>
    </w:p>
    <w:p w14:paraId="447CDE57" w14:textId="314A77EB" w:rsidR="00937A3D" w:rsidRPr="00937A3D" w:rsidRDefault="00937A3D" w:rsidP="005B5ACA">
      <w:pPr>
        <w:spacing w:line="400" w:lineRule="exact"/>
        <w:ind w:firstLineChars="200" w:firstLine="480"/>
        <w:contextualSpacing/>
        <w:rPr>
          <w:sz w:val="24"/>
        </w:rPr>
      </w:pPr>
      <w:r w:rsidRPr="00937A3D">
        <w:rPr>
          <w:rFonts w:hint="eastAsia"/>
          <w:sz w:val="24"/>
        </w:rPr>
        <w:t>全文通过需求分析、设计实现到测试验证的完整闭环，构建了一套功能完备、性能稳定的线上问诊系统。</w:t>
      </w:r>
      <w:bookmarkEnd w:id="87"/>
    </w:p>
    <w:p w14:paraId="0EC64F75" w14:textId="02B07E4B" w:rsidR="00DD2206" w:rsidRDefault="00DD2206" w:rsidP="0021542D">
      <w:pPr>
        <w:pStyle w:val="1"/>
        <w:rPr>
          <w:rFonts w:hint="eastAsia"/>
        </w:rPr>
      </w:pPr>
      <w:bookmarkStart w:id="88" w:name="_Toc206425769"/>
      <w:bookmarkStart w:id="89" w:name="_Toc226043326"/>
      <w:r w:rsidRPr="00DD2206">
        <w:rPr>
          <w:rFonts w:hint="eastAsia"/>
        </w:rPr>
        <w:t xml:space="preserve">第二章 </w:t>
      </w:r>
      <w:bookmarkStart w:id="90" w:name="_Hlk226111024"/>
      <w:r w:rsidRPr="00DD2206">
        <w:rPr>
          <w:rFonts w:hint="eastAsia"/>
        </w:rPr>
        <w:t>系统开发相关技术</w:t>
      </w:r>
      <w:bookmarkEnd w:id="88"/>
      <w:bookmarkEnd w:id="89"/>
      <w:bookmarkEnd w:id="90"/>
    </w:p>
    <w:p w14:paraId="68E2FFD7" w14:textId="77777777" w:rsidR="00DD2206" w:rsidRPr="008B1977" w:rsidRDefault="00DD2206" w:rsidP="00DD2206">
      <w:pPr>
        <w:spacing w:line="400" w:lineRule="exact"/>
        <w:ind w:firstLineChars="200" w:firstLine="482"/>
        <w:contextualSpacing/>
        <w:rPr>
          <w:b/>
          <w:bCs/>
          <w:color w:val="EE0000"/>
          <w:sz w:val="24"/>
        </w:rPr>
      </w:pPr>
      <w:bookmarkStart w:id="91" w:name="_Hlk226111057"/>
      <w:r w:rsidRPr="008B1977">
        <w:rPr>
          <w:rFonts w:hint="eastAsia"/>
          <w:b/>
          <w:bCs/>
          <w:color w:val="EE0000"/>
          <w:sz w:val="24"/>
        </w:rPr>
        <w:t>（此章节只介绍相关技术，不能涉及与本课题相关的设计和实现的内容。</w:t>
      </w:r>
    </w:p>
    <w:p w14:paraId="5E0C08A5" w14:textId="64544E57" w:rsidR="00DD2206" w:rsidRPr="00DD2206" w:rsidRDefault="00DD2206" w:rsidP="00DD2206">
      <w:pPr>
        <w:spacing w:line="400" w:lineRule="exact"/>
        <w:ind w:firstLineChars="200" w:firstLine="480"/>
        <w:contextualSpacing/>
        <w:rPr>
          <w:color w:val="EE0000"/>
          <w:sz w:val="24"/>
        </w:rPr>
      </w:pPr>
      <w:r w:rsidRPr="00DD2206">
        <w:rPr>
          <w:rFonts w:hint="eastAsia"/>
          <w:color w:val="EE0000"/>
          <w:sz w:val="24"/>
        </w:rPr>
        <w:t>注意，确保专业名词、术语、缩略语书写规范、全文一致，特别是大小写。例如，</w:t>
      </w:r>
      <w:r w:rsidRPr="00DD2206">
        <w:rPr>
          <w:rFonts w:hint="eastAsia"/>
          <w:color w:val="EE0000"/>
          <w:sz w:val="24"/>
        </w:rPr>
        <w:t>MySQL</w:t>
      </w:r>
      <w:r w:rsidRPr="00DD2206">
        <w:rPr>
          <w:rFonts w:hint="eastAsia"/>
          <w:color w:val="EE0000"/>
          <w:sz w:val="24"/>
        </w:rPr>
        <w:t>数据库不能写成</w:t>
      </w:r>
      <w:proofErr w:type="spellStart"/>
      <w:r w:rsidRPr="00DD2206">
        <w:rPr>
          <w:rFonts w:hint="eastAsia"/>
          <w:color w:val="EE0000"/>
          <w:sz w:val="24"/>
        </w:rPr>
        <w:t>mysql</w:t>
      </w:r>
      <w:proofErr w:type="spellEnd"/>
      <w:r w:rsidRPr="00DD2206">
        <w:rPr>
          <w:rFonts w:hint="eastAsia"/>
          <w:color w:val="EE0000"/>
          <w:sz w:val="24"/>
        </w:rPr>
        <w:t>、</w:t>
      </w:r>
      <w:proofErr w:type="spellStart"/>
      <w:r w:rsidRPr="00DD2206">
        <w:rPr>
          <w:rFonts w:hint="eastAsia"/>
          <w:color w:val="EE0000"/>
          <w:sz w:val="24"/>
        </w:rPr>
        <w:t>Mysql</w:t>
      </w:r>
      <w:proofErr w:type="spellEnd"/>
      <w:r w:rsidRPr="00DD2206">
        <w:rPr>
          <w:rFonts w:hint="eastAsia"/>
          <w:color w:val="EE0000"/>
          <w:sz w:val="24"/>
        </w:rPr>
        <w:t>，</w:t>
      </w:r>
      <w:r w:rsidRPr="00DD2206">
        <w:rPr>
          <w:rFonts w:hint="eastAsia"/>
          <w:color w:val="EE0000"/>
          <w:sz w:val="24"/>
        </w:rPr>
        <w:t>B/S</w:t>
      </w:r>
      <w:r w:rsidRPr="00DD2206">
        <w:rPr>
          <w:rFonts w:hint="eastAsia"/>
          <w:color w:val="EE0000"/>
          <w:sz w:val="24"/>
        </w:rPr>
        <w:t>不能写成</w:t>
      </w:r>
      <w:r w:rsidRPr="00DD2206">
        <w:rPr>
          <w:rFonts w:hint="eastAsia"/>
          <w:color w:val="EE0000"/>
          <w:sz w:val="24"/>
        </w:rPr>
        <w:t>bs</w:t>
      </w:r>
      <w:r w:rsidRPr="00DD2206">
        <w:rPr>
          <w:rFonts w:hint="eastAsia"/>
          <w:color w:val="EE0000"/>
          <w:sz w:val="24"/>
        </w:rPr>
        <w:t>、</w:t>
      </w:r>
      <w:r w:rsidRPr="00DD2206">
        <w:rPr>
          <w:rFonts w:hint="eastAsia"/>
          <w:color w:val="EE0000"/>
          <w:sz w:val="24"/>
        </w:rPr>
        <w:t>b/s</w:t>
      </w:r>
      <w:r w:rsidRPr="00DD2206">
        <w:rPr>
          <w:rFonts w:hint="eastAsia"/>
          <w:color w:val="EE0000"/>
          <w:sz w:val="24"/>
        </w:rPr>
        <w:t>，</w:t>
      </w:r>
      <w:r w:rsidRPr="00DD2206">
        <w:rPr>
          <w:rFonts w:hint="eastAsia"/>
          <w:color w:val="EE0000"/>
          <w:sz w:val="24"/>
        </w:rPr>
        <w:t>Spring Boot</w:t>
      </w:r>
      <w:r w:rsidRPr="00DD2206">
        <w:rPr>
          <w:rFonts w:hint="eastAsia"/>
          <w:color w:val="EE0000"/>
          <w:sz w:val="24"/>
        </w:rPr>
        <w:t>不能写成</w:t>
      </w:r>
      <w:proofErr w:type="spellStart"/>
      <w:r w:rsidRPr="00DD2206">
        <w:rPr>
          <w:rFonts w:hint="eastAsia"/>
          <w:color w:val="EE0000"/>
          <w:sz w:val="24"/>
        </w:rPr>
        <w:t>SpringBoot</w:t>
      </w:r>
      <w:proofErr w:type="spellEnd"/>
      <w:r w:rsidRPr="00DD2206">
        <w:rPr>
          <w:rFonts w:hint="eastAsia"/>
          <w:color w:val="EE0000"/>
          <w:sz w:val="24"/>
        </w:rPr>
        <w:t>、</w:t>
      </w:r>
      <w:r w:rsidRPr="00DD2206">
        <w:rPr>
          <w:rFonts w:hint="eastAsia"/>
          <w:color w:val="EE0000"/>
          <w:sz w:val="24"/>
        </w:rPr>
        <w:t>spring boot</w:t>
      </w:r>
      <w:r w:rsidRPr="00DD2206">
        <w:rPr>
          <w:rFonts w:hint="eastAsia"/>
          <w:color w:val="EE0000"/>
          <w:sz w:val="24"/>
        </w:rPr>
        <w:t>、</w:t>
      </w:r>
      <w:proofErr w:type="spellStart"/>
      <w:r w:rsidRPr="00DD2206">
        <w:rPr>
          <w:rFonts w:hint="eastAsia"/>
          <w:color w:val="EE0000"/>
          <w:sz w:val="24"/>
        </w:rPr>
        <w:t>Springboot</w:t>
      </w:r>
      <w:proofErr w:type="spellEnd"/>
      <w:r w:rsidRPr="00DD2206">
        <w:rPr>
          <w:rFonts w:hint="eastAsia"/>
          <w:color w:val="EE0000"/>
          <w:sz w:val="24"/>
        </w:rPr>
        <w:t>，</w:t>
      </w:r>
      <w:r w:rsidRPr="00DD2206">
        <w:rPr>
          <w:rFonts w:hint="eastAsia"/>
          <w:color w:val="EE0000"/>
          <w:sz w:val="24"/>
        </w:rPr>
        <w:t>Windows</w:t>
      </w:r>
      <w:r w:rsidRPr="00DD2206">
        <w:rPr>
          <w:rFonts w:hint="eastAsia"/>
          <w:color w:val="EE0000"/>
          <w:sz w:val="24"/>
        </w:rPr>
        <w:t>、</w:t>
      </w:r>
      <w:r w:rsidRPr="00DD2206">
        <w:rPr>
          <w:rFonts w:hint="eastAsia"/>
          <w:color w:val="EE0000"/>
          <w:sz w:val="24"/>
        </w:rPr>
        <w:t>Linux</w:t>
      </w:r>
      <w:r w:rsidRPr="00DD2206">
        <w:rPr>
          <w:rFonts w:hint="eastAsia"/>
          <w:color w:val="EE0000"/>
          <w:sz w:val="24"/>
        </w:rPr>
        <w:t>、</w:t>
      </w:r>
      <w:r w:rsidRPr="00DD2206">
        <w:rPr>
          <w:rFonts w:hint="eastAsia"/>
          <w:color w:val="EE0000"/>
          <w:sz w:val="24"/>
        </w:rPr>
        <w:t>HTML</w:t>
      </w:r>
      <w:r w:rsidRPr="00DD2206">
        <w:rPr>
          <w:rFonts w:hint="eastAsia"/>
          <w:color w:val="EE0000"/>
          <w:sz w:val="24"/>
        </w:rPr>
        <w:t>不能写成</w:t>
      </w:r>
      <w:r w:rsidRPr="00DD2206">
        <w:rPr>
          <w:rFonts w:hint="eastAsia"/>
          <w:color w:val="EE0000"/>
          <w:sz w:val="24"/>
        </w:rPr>
        <w:t>windows</w:t>
      </w:r>
      <w:r w:rsidRPr="00DD2206">
        <w:rPr>
          <w:rFonts w:hint="eastAsia"/>
          <w:color w:val="EE0000"/>
          <w:sz w:val="24"/>
        </w:rPr>
        <w:t>、</w:t>
      </w:r>
      <w:proofErr w:type="spellStart"/>
      <w:r w:rsidRPr="00DD2206">
        <w:rPr>
          <w:rFonts w:hint="eastAsia"/>
          <w:color w:val="EE0000"/>
          <w:sz w:val="24"/>
        </w:rPr>
        <w:t>linux</w:t>
      </w:r>
      <w:proofErr w:type="spellEnd"/>
      <w:r w:rsidRPr="00DD2206">
        <w:rPr>
          <w:rFonts w:hint="eastAsia"/>
          <w:color w:val="EE0000"/>
          <w:sz w:val="24"/>
        </w:rPr>
        <w:t>、</w:t>
      </w:r>
      <w:r w:rsidRPr="00DD2206">
        <w:rPr>
          <w:rFonts w:hint="eastAsia"/>
          <w:color w:val="EE0000"/>
          <w:sz w:val="24"/>
        </w:rPr>
        <w:t>Html</w:t>
      </w:r>
      <w:r w:rsidRPr="00DD2206">
        <w:rPr>
          <w:rFonts w:hint="eastAsia"/>
          <w:color w:val="EE0000"/>
          <w:sz w:val="24"/>
        </w:rPr>
        <w:t>等。特别是从其他参考资料里面</w:t>
      </w:r>
      <w:proofErr w:type="gramStart"/>
      <w:r w:rsidRPr="00DD2206">
        <w:rPr>
          <w:rFonts w:hint="eastAsia"/>
          <w:color w:val="EE0000"/>
          <w:sz w:val="24"/>
        </w:rPr>
        <w:t>转帖新内容</w:t>
      </w:r>
      <w:proofErr w:type="gramEnd"/>
      <w:r w:rsidRPr="00DD2206">
        <w:rPr>
          <w:rFonts w:hint="eastAsia"/>
          <w:color w:val="EE0000"/>
          <w:sz w:val="24"/>
        </w:rPr>
        <w:t>后，注意对上述问题的修改。</w:t>
      </w:r>
      <w:r w:rsidRPr="008B1977">
        <w:rPr>
          <w:rFonts w:hint="eastAsia"/>
          <w:color w:val="EE0000"/>
          <w:sz w:val="24"/>
        </w:rPr>
        <w:t>可参考如下</w:t>
      </w:r>
      <w:r w:rsidR="00885C31" w:rsidRPr="008B1977">
        <w:rPr>
          <w:rFonts w:hint="eastAsia"/>
          <w:color w:val="EE0000"/>
          <w:sz w:val="24"/>
        </w:rPr>
        <w:t>示例</w:t>
      </w:r>
      <w:r w:rsidRPr="008B1977">
        <w:rPr>
          <w:rFonts w:hint="eastAsia"/>
          <w:color w:val="EE0000"/>
          <w:sz w:val="24"/>
        </w:rPr>
        <w:t>，具体写作内容可根据实际技术构成进行调整。</w:t>
      </w:r>
      <w:r w:rsidRPr="00DD2206">
        <w:rPr>
          <w:rFonts w:hint="eastAsia"/>
          <w:color w:val="EE0000"/>
          <w:sz w:val="24"/>
        </w:rPr>
        <w:t>）</w:t>
      </w:r>
    </w:p>
    <w:p w14:paraId="0EB47890" w14:textId="77777777" w:rsidR="00DD2206" w:rsidRPr="00DD2206" w:rsidRDefault="00DD2206" w:rsidP="00DD2206">
      <w:pPr>
        <w:pStyle w:val="2"/>
      </w:pPr>
      <w:bookmarkStart w:id="92" w:name="_Toc206425770"/>
      <w:bookmarkStart w:id="93" w:name="_Toc226043327"/>
      <w:bookmarkEnd w:id="91"/>
      <w:r w:rsidRPr="00DD2206">
        <w:rPr>
          <w:rFonts w:hint="eastAsia"/>
        </w:rPr>
        <w:t xml:space="preserve">2.1 </w:t>
      </w:r>
      <w:bookmarkStart w:id="94" w:name="_Hlk226111045"/>
      <w:r w:rsidRPr="00DD2206">
        <w:rPr>
          <w:rFonts w:hint="eastAsia"/>
        </w:rPr>
        <w:t>Spring Boot</w:t>
      </w:r>
      <w:r w:rsidRPr="00DD2206">
        <w:rPr>
          <w:rFonts w:hint="eastAsia"/>
        </w:rPr>
        <w:t>框架</w:t>
      </w:r>
      <w:bookmarkEnd w:id="92"/>
      <w:bookmarkEnd w:id="93"/>
      <w:bookmarkEnd w:id="94"/>
    </w:p>
    <w:p w14:paraId="3C81DEE4" w14:textId="77777777" w:rsidR="00DD2206" w:rsidRPr="00DD2206" w:rsidRDefault="00DD2206" w:rsidP="00DD2206">
      <w:pPr>
        <w:spacing w:line="400" w:lineRule="exact"/>
        <w:ind w:firstLineChars="200" w:firstLine="480"/>
        <w:contextualSpacing/>
        <w:rPr>
          <w:sz w:val="24"/>
        </w:rPr>
      </w:pPr>
    </w:p>
    <w:p w14:paraId="5D509B9B" w14:textId="1D12620E" w:rsidR="00DD2206" w:rsidRPr="00DD2206" w:rsidRDefault="00DD2206" w:rsidP="00DD2206">
      <w:pPr>
        <w:pStyle w:val="2"/>
      </w:pPr>
      <w:bookmarkStart w:id="95" w:name="_Toc206425771"/>
      <w:bookmarkStart w:id="96" w:name="_Toc226043328"/>
      <w:r w:rsidRPr="00DD2206">
        <w:rPr>
          <w:rFonts w:hint="eastAsia"/>
        </w:rPr>
        <w:t>2.2</w:t>
      </w:r>
      <w:r>
        <w:rPr>
          <w:rFonts w:hint="eastAsia"/>
        </w:rPr>
        <w:t xml:space="preserve"> </w:t>
      </w:r>
      <w:bookmarkStart w:id="97" w:name="_Hlk226111119"/>
      <w:proofErr w:type="gramStart"/>
      <w:r w:rsidRPr="00DD2206">
        <w:rPr>
          <w:rFonts w:hint="eastAsia"/>
        </w:rPr>
        <w:t>微信开发</w:t>
      </w:r>
      <w:proofErr w:type="gramEnd"/>
      <w:r w:rsidRPr="00DD2206">
        <w:rPr>
          <w:rFonts w:hint="eastAsia"/>
        </w:rPr>
        <w:t>者工具</w:t>
      </w:r>
      <w:bookmarkEnd w:id="95"/>
      <w:bookmarkEnd w:id="96"/>
    </w:p>
    <w:p w14:paraId="786E6DC9" w14:textId="77777777" w:rsidR="00DD2206" w:rsidRPr="00DD2206" w:rsidRDefault="00DD2206" w:rsidP="00DD2206">
      <w:pPr>
        <w:spacing w:line="400" w:lineRule="exact"/>
        <w:ind w:firstLineChars="200" w:firstLine="480"/>
        <w:contextualSpacing/>
        <w:rPr>
          <w:sz w:val="24"/>
        </w:rPr>
      </w:pPr>
    </w:p>
    <w:p w14:paraId="3F76A81D" w14:textId="77777777" w:rsidR="00DD2206" w:rsidRPr="00DD2206" w:rsidRDefault="00DD2206" w:rsidP="00DD2206">
      <w:pPr>
        <w:pStyle w:val="2"/>
      </w:pPr>
      <w:bookmarkStart w:id="98" w:name="_Toc206425772"/>
      <w:bookmarkStart w:id="99" w:name="_Toc226043329"/>
      <w:r w:rsidRPr="00DD2206">
        <w:rPr>
          <w:rFonts w:hint="eastAsia"/>
        </w:rPr>
        <w:t>2.3 MySQL</w:t>
      </w:r>
      <w:r w:rsidRPr="00DD2206">
        <w:rPr>
          <w:rFonts w:hint="eastAsia"/>
        </w:rPr>
        <w:t>数据库</w:t>
      </w:r>
      <w:bookmarkEnd w:id="98"/>
      <w:bookmarkEnd w:id="99"/>
    </w:p>
    <w:p w14:paraId="461C302F" w14:textId="77777777" w:rsidR="00DD2206" w:rsidRPr="00DD2206" w:rsidRDefault="00DD2206" w:rsidP="00DD2206">
      <w:pPr>
        <w:spacing w:line="400" w:lineRule="exact"/>
        <w:ind w:firstLineChars="200" w:firstLine="480"/>
        <w:contextualSpacing/>
        <w:rPr>
          <w:sz w:val="24"/>
        </w:rPr>
      </w:pPr>
    </w:p>
    <w:p w14:paraId="42715823" w14:textId="77777777" w:rsidR="00DD2206" w:rsidRPr="00DD2206" w:rsidRDefault="00DD2206" w:rsidP="00DD2206">
      <w:pPr>
        <w:pStyle w:val="2"/>
      </w:pPr>
      <w:bookmarkStart w:id="100" w:name="_Toc512610519"/>
      <w:bookmarkStart w:id="101" w:name="_Toc203776774"/>
      <w:bookmarkStart w:id="102" w:name="_Toc206425773"/>
      <w:bookmarkStart w:id="103" w:name="_Toc226043330"/>
      <w:r w:rsidRPr="00DD2206">
        <w:rPr>
          <w:rFonts w:hint="eastAsia"/>
        </w:rPr>
        <w:t>2.4 XXX</w:t>
      </w:r>
      <w:r w:rsidRPr="00DD2206">
        <w:rPr>
          <w:rFonts w:hint="eastAsia"/>
        </w:rPr>
        <w:t>技术简介</w:t>
      </w:r>
      <w:bookmarkEnd w:id="100"/>
      <w:bookmarkEnd w:id="101"/>
      <w:bookmarkEnd w:id="102"/>
      <w:bookmarkEnd w:id="103"/>
    </w:p>
    <w:p w14:paraId="04B26C5C" w14:textId="0429379F" w:rsidR="00DD2206" w:rsidRPr="00DD2206" w:rsidRDefault="00DD2206" w:rsidP="00DD2206">
      <w:pPr>
        <w:spacing w:line="400" w:lineRule="exact"/>
        <w:ind w:firstLineChars="200" w:firstLine="480"/>
        <w:rPr>
          <w:color w:val="EE0000"/>
          <w:sz w:val="24"/>
        </w:rPr>
      </w:pPr>
      <w:r w:rsidRPr="00F864AA">
        <w:rPr>
          <w:rFonts w:hint="eastAsia"/>
          <w:color w:val="EE0000"/>
          <w:sz w:val="24"/>
        </w:rPr>
        <w:t>【参考</w:t>
      </w:r>
      <w:r w:rsidR="00885C31">
        <w:rPr>
          <w:rFonts w:hint="eastAsia"/>
          <w:color w:val="EE0000"/>
          <w:sz w:val="24"/>
        </w:rPr>
        <w:t>示例</w:t>
      </w:r>
      <w:r w:rsidRPr="00F864AA">
        <w:rPr>
          <w:rFonts w:hint="eastAsia"/>
          <w:color w:val="EE0000"/>
          <w:sz w:val="24"/>
        </w:rPr>
        <w:t>】</w:t>
      </w:r>
    </w:p>
    <w:p w14:paraId="114F011F" w14:textId="6E4FC12A" w:rsidR="00DD2206" w:rsidRPr="00DD2206" w:rsidRDefault="00DD2206" w:rsidP="00DD2206">
      <w:pPr>
        <w:spacing w:line="400" w:lineRule="exact"/>
        <w:ind w:firstLineChars="200" w:firstLine="480"/>
        <w:contextualSpacing/>
        <w:rPr>
          <w:sz w:val="24"/>
        </w:rPr>
      </w:pPr>
      <w:r w:rsidRPr="00DD2206">
        <w:rPr>
          <w:rFonts w:hint="eastAsia"/>
          <w:sz w:val="24"/>
        </w:rPr>
        <w:t>IBATIS</w:t>
      </w:r>
      <w:r w:rsidRPr="00DD2206">
        <w:rPr>
          <w:rFonts w:hint="eastAsia"/>
          <w:sz w:val="24"/>
        </w:rPr>
        <w:t>框架是一个基于</w:t>
      </w:r>
      <w:r w:rsidRPr="00DD2206">
        <w:rPr>
          <w:rFonts w:hint="eastAsia"/>
          <w:sz w:val="24"/>
        </w:rPr>
        <w:t>Java</w:t>
      </w:r>
      <w:r w:rsidRPr="00DD2206">
        <w:rPr>
          <w:rFonts w:hint="eastAsia"/>
          <w:sz w:val="24"/>
        </w:rPr>
        <w:t>的持久层框架，相对</w:t>
      </w:r>
      <w:r w:rsidRPr="00DD2206">
        <w:rPr>
          <w:rFonts w:hint="eastAsia"/>
          <w:sz w:val="24"/>
        </w:rPr>
        <w:t>Hibernate</w:t>
      </w:r>
      <w:r w:rsidRPr="00DD2206">
        <w:rPr>
          <w:rFonts w:hint="eastAsia"/>
          <w:sz w:val="24"/>
        </w:rPr>
        <w:t>和</w:t>
      </w:r>
      <w:r w:rsidRPr="00DD2206">
        <w:rPr>
          <w:rFonts w:hint="eastAsia"/>
          <w:sz w:val="24"/>
        </w:rPr>
        <w:t>Apache OJB</w:t>
      </w:r>
      <w:r w:rsidRPr="00DD2206">
        <w:rPr>
          <w:rFonts w:hint="eastAsia"/>
          <w:sz w:val="24"/>
        </w:rPr>
        <w:t>等“一站式”</w:t>
      </w:r>
      <w:r w:rsidRPr="00DD2206">
        <w:rPr>
          <w:rFonts w:hint="eastAsia"/>
          <w:sz w:val="24"/>
        </w:rPr>
        <w:t>ORM</w:t>
      </w:r>
      <w:r w:rsidRPr="00DD2206">
        <w:rPr>
          <w:rFonts w:hint="eastAsia"/>
          <w:sz w:val="24"/>
        </w:rPr>
        <w:t>解决方案而言，</w:t>
      </w:r>
      <w:r w:rsidRPr="00DD2206">
        <w:rPr>
          <w:rFonts w:hint="eastAsia"/>
          <w:sz w:val="24"/>
        </w:rPr>
        <w:t xml:space="preserve">IBATIS </w:t>
      </w:r>
      <w:r w:rsidRPr="00DD2206">
        <w:rPr>
          <w:rFonts w:hint="eastAsia"/>
          <w:sz w:val="24"/>
        </w:rPr>
        <w:t>是一种“半自动化”的</w:t>
      </w:r>
      <w:r w:rsidRPr="00DD2206">
        <w:rPr>
          <w:rFonts w:hint="eastAsia"/>
          <w:sz w:val="24"/>
        </w:rPr>
        <w:t>ORM</w:t>
      </w:r>
      <w:r w:rsidRPr="00DD2206">
        <w:rPr>
          <w:rFonts w:hint="eastAsia"/>
          <w:sz w:val="24"/>
        </w:rPr>
        <w:t>实现。对于像我这种从来没有接触过框架的人来说，易于学习、使用，通过文档和源代码的学习，可以比较完全的掌握它的设计思路和实现。使用</w:t>
      </w:r>
      <w:r w:rsidRPr="00DD2206">
        <w:rPr>
          <w:rFonts w:hint="eastAsia"/>
          <w:sz w:val="24"/>
        </w:rPr>
        <w:t>IBATIS</w:t>
      </w:r>
      <w:r w:rsidRPr="00DD2206">
        <w:rPr>
          <w:rFonts w:hint="eastAsia"/>
          <w:sz w:val="24"/>
        </w:rPr>
        <w:t>框架可以快速的上手编写代码，大大提高开发效率。由于</w:t>
      </w:r>
      <w:r w:rsidRPr="00DD2206">
        <w:rPr>
          <w:rFonts w:hint="eastAsia"/>
          <w:sz w:val="24"/>
        </w:rPr>
        <w:t>IBATIS</w:t>
      </w:r>
      <w:r w:rsidRPr="00DD2206">
        <w:rPr>
          <w:rFonts w:hint="eastAsia"/>
          <w:sz w:val="24"/>
        </w:rPr>
        <w:t>框架要编程人员自己编写</w:t>
      </w:r>
      <w:r w:rsidRPr="00DD2206">
        <w:rPr>
          <w:rFonts w:hint="eastAsia"/>
          <w:sz w:val="24"/>
        </w:rPr>
        <w:t>SQL</w:t>
      </w:r>
      <w:r w:rsidRPr="00DD2206">
        <w:rPr>
          <w:rFonts w:hint="eastAsia"/>
          <w:sz w:val="24"/>
        </w:rPr>
        <w:t>语句，对数据库的操作更加灵活，从而可以有效的控制</w:t>
      </w:r>
      <w:r w:rsidRPr="00DD2206">
        <w:rPr>
          <w:rFonts w:hint="eastAsia"/>
          <w:sz w:val="24"/>
        </w:rPr>
        <w:t>SQL</w:t>
      </w:r>
      <w:r w:rsidRPr="00DD2206">
        <w:rPr>
          <w:rFonts w:hint="eastAsia"/>
          <w:sz w:val="24"/>
        </w:rPr>
        <w:t>发送的数目，提高数据层的执行效率。</w:t>
      </w:r>
    </w:p>
    <w:p w14:paraId="1EEAC3E7" w14:textId="77777777" w:rsidR="00DD2206" w:rsidRPr="00DD2206" w:rsidRDefault="00DD2206" w:rsidP="00DD2206">
      <w:pPr>
        <w:spacing w:line="400" w:lineRule="exact"/>
        <w:ind w:firstLineChars="200" w:firstLine="480"/>
        <w:contextualSpacing/>
        <w:rPr>
          <w:sz w:val="24"/>
        </w:rPr>
      </w:pPr>
      <w:r w:rsidRPr="00DD2206">
        <w:rPr>
          <w:rFonts w:hint="eastAsia"/>
          <w:sz w:val="24"/>
        </w:rPr>
        <w:t>1)</w:t>
      </w:r>
      <w:r w:rsidRPr="00DD2206">
        <w:rPr>
          <w:rFonts w:hint="eastAsia"/>
          <w:sz w:val="24"/>
        </w:rPr>
        <w:tab/>
        <w:t>IBATIS</w:t>
      </w:r>
      <w:r w:rsidRPr="00DD2206">
        <w:rPr>
          <w:rFonts w:hint="eastAsia"/>
          <w:sz w:val="24"/>
        </w:rPr>
        <w:t>映射文件的配置。</w:t>
      </w:r>
    </w:p>
    <w:p w14:paraId="2F6A2CE4" w14:textId="77777777" w:rsidR="00DD2206" w:rsidRPr="00DD2206" w:rsidRDefault="00DD2206" w:rsidP="00DD2206">
      <w:pPr>
        <w:spacing w:line="400" w:lineRule="exact"/>
        <w:ind w:firstLineChars="200" w:firstLine="480"/>
        <w:contextualSpacing/>
        <w:rPr>
          <w:sz w:val="24"/>
        </w:rPr>
      </w:pPr>
      <w:r w:rsidRPr="00DD2206">
        <w:rPr>
          <w:rFonts w:hint="eastAsia"/>
          <w:sz w:val="24"/>
        </w:rPr>
        <w:t>以</w:t>
      </w:r>
      <w:r w:rsidRPr="00DD2206">
        <w:rPr>
          <w:rFonts w:hint="eastAsia"/>
          <w:sz w:val="24"/>
        </w:rPr>
        <w:t>BBS</w:t>
      </w:r>
      <w:r w:rsidRPr="00DD2206">
        <w:rPr>
          <w:rFonts w:hint="eastAsia"/>
          <w:sz w:val="24"/>
        </w:rPr>
        <w:t>模块用户表</w:t>
      </w:r>
      <w:proofErr w:type="spellStart"/>
      <w:r w:rsidRPr="00DD2206">
        <w:rPr>
          <w:rFonts w:hint="eastAsia"/>
          <w:sz w:val="24"/>
        </w:rPr>
        <w:t>t_user</w:t>
      </w:r>
      <w:proofErr w:type="spellEnd"/>
      <w:r w:rsidRPr="00DD2206">
        <w:rPr>
          <w:rFonts w:hint="eastAsia"/>
          <w:sz w:val="24"/>
        </w:rPr>
        <w:t>的插入数据为例，在映射文件</w:t>
      </w:r>
      <w:r w:rsidRPr="00DD2206">
        <w:rPr>
          <w:rFonts w:hint="eastAsia"/>
          <w:sz w:val="24"/>
        </w:rPr>
        <w:t>sqlMap_user.xml</w:t>
      </w:r>
      <w:r w:rsidRPr="00DD2206">
        <w:rPr>
          <w:rFonts w:hint="eastAsia"/>
          <w:sz w:val="24"/>
        </w:rPr>
        <w:t>里配置如下：</w:t>
      </w:r>
    </w:p>
    <w:p w14:paraId="1748F49B" w14:textId="77777777" w:rsidR="00DD2206" w:rsidRPr="00DD2206" w:rsidRDefault="00DD2206" w:rsidP="00DD2206">
      <w:pPr>
        <w:spacing w:line="400" w:lineRule="exact"/>
        <w:ind w:firstLineChars="200" w:firstLine="480"/>
        <w:contextualSpacing/>
        <w:rPr>
          <w:sz w:val="24"/>
        </w:rPr>
      </w:pPr>
      <w:r w:rsidRPr="00DD2206">
        <w:rPr>
          <w:sz w:val="24"/>
        </w:rPr>
        <w:lastRenderedPageBreak/>
        <w:t>&lt;</w:t>
      </w:r>
      <w:proofErr w:type="spellStart"/>
      <w:r w:rsidRPr="00DD2206">
        <w:rPr>
          <w:sz w:val="24"/>
        </w:rPr>
        <w:t>typeAlias</w:t>
      </w:r>
      <w:proofErr w:type="spellEnd"/>
      <w:r w:rsidRPr="00DD2206">
        <w:rPr>
          <w:sz w:val="24"/>
        </w:rPr>
        <w:t xml:space="preserve"> alias="User" type="</w:t>
      </w:r>
      <w:proofErr w:type="spellStart"/>
      <w:r w:rsidRPr="00DD2206">
        <w:rPr>
          <w:sz w:val="24"/>
        </w:rPr>
        <w:t>com.user.</w:t>
      </w:r>
      <w:proofErr w:type="gramStart"/>
      <w:r w:rsidRPr="00DD2206">
        <w:rPr>
          <w:sz w:val="24"/>
        </w:rPr>
        <w:t>po.User</w:t>
      </w:r>
      <w:proofErr w:type="spellEnd"/>
      <w:proofErr w:type="gramEnd"/>
      <w:r w:rsidRPr="00DD2206">
        <w:rPr>
          <w:sz w:val="24"/>
        </w:rPr>
        <w:t>"/&gt;</w:t>
      </w:r>
    </w:p>
    <w:p w14:paraId="64DCA69D" w14:textId="77777777" w:rsidR="00DD2206" w:rsidRPr="00DD2206" w:rsidRDefault="00DD2206" w:rsidP="00DD2206">
      <w:pPr>
        <w:spacing w:line="400" w:lineRule="exact"/>
        <w:ind w:firstLineChars="200" w:firstLine="480"/>
        <w:contextualSpacing/>
        <w:rPr>
          <w:sz w:val="24"/>
        </w:rPr>
      </w:pPr>
      <w:r w:rsidRPr="00DD2206">
        <w:rPr>
          <w:rFonts w:hint="eastAsia"/>
          <w:sz w:val="24"/>
        </w:rPr>
        <w:t>&lt;insert id="</w:t>
      </w:r>
      <w:proofErr w:type="spellStart"/>
      <w:r w:rsidRPr="00DD2206">
        <w:rPr>
          <w:rFonts w:hint="eastAsia"/>
          <w:sz w:val="24"/>
        </w:rPr>
        <w:t>insertUser</w:t>
      </w:r>
      <w:proofErr w:type="spellEnd"/>
      <w:r w:rsidRPr="00DD2206">
        <w:rPr>
          <w:rFonts w:hint="eastAsia"/>
          <w:sz w:val="24"/>
        </w:rPr>
        <w:t xml:space="preserve">" </w:t>
      </w:r>
      <w:proofErr w:type="spellStart"/>
      <w:r w:rsidRPr="00DD2206">
        <w:rPr>
          <w:rFonts w:hint="eastAsia"/>
          <w:sz w:val="24"/>
        </w:rPr>
        <w:t>parameterClass</w:t>
      </w:r>
      <w:proofErr w:type="spellEnd"/>
      <w:r w:rsidRPr="00DD2206">
        <w:rPr>
          <w:rFonts w:hint="eastAsia"/>
          <w:sz w:val="24"/>
        </w:rPr>
        <w:t>="User"</w:t>
      </w:r>
      <w:proofErr w:type="gramStart"/>
      <w:r w:rsidRPr="00DD2206">
        <w:rPr>
          <w:rFonts w:hint="eastAsia"/>
          <w:sz w:val="24"/>
        </w:rPr>
        <w:t>&gt;  &lt;</w:t>
      </w:r>
      <w:proofErr w:type="gramEnd"/>
      <w:r w:rsidRPr="00DD2206">
        <w:rPr>
          <w:rFonts w:hint="eastAsia"/>
          <w:sz w:val="24"/>
        </w:rPr>
        <w:t>!</w:t>
      </w:r>
      <w:r w:rsidRPr="00DD2206">
        <w:rPr>
          <w:rFonts w:hint="eastAsia"/>
          <w:sz w:val="24"/>
        </w:rPr>
        <w:t>—指明参数的类型为</w:t>
      </w:r>
      <w:r w:rsidRPr="00DD2206">
        <w:rPr>
          <w:rFonts w:hint="eastAsia"/>
          <w:sz w:val="24"/>
        </w:rPr>
        <w:t xml:space="preserve">User --&gt; </w:t>
      </w:r>
    </w:p>
    <w:p w14:paraId="7FF0B9BC" w14:textId="77777777" w:rsidR="00DD2206" w:rsidRPr="00DD2206" w:rsidRDefault="00DD2206" w:rsidP="00DD2206">
      <w:pPr>
        <w:spacing w:line="400" w:lineRule="exact"/>
        <w:ind w:firstLineChars="200" w:firstLine="480"/>
        <w:contextualSpacing/>
        <w:rPr>
          <w:sz w:val="24"/>
        </w:rPr>
      </w:pPr>
      <w:r w:rsidRPr="00DD2206">
        <w:rPr>
          <w:sz w:val="24"/>
        </w:rPr>
        <w:tab/>
        <w:t xml:space="preserve">  </w:t>
      </w:r>
      <w:proofErr w:type="gramStart"/>
      <w:r w:rsidRPr="00DD2206">
        <w:rPr>
          <w:sz w:val="24"/>
        </w:rPr>
        <w:t>&lt;![</w:t>
      </w:r>
      <w:proofErr w:type="gramEnd"/>
      <w:r w:rsidRPr="00DD2206">
        <w:rPr>
          <w:sz w:val="24"/>
        </w:rPr>
        <w:t>CDATA[</w:t>
      </w:r>
    </w:p>
    <w:p w14:paraId="5112664B" w14:textId="77777777" w:rsidR="00DD2206" w:rsidRPr="00DD2206" w:rsidRDefault="00DD2206" w:rsidP="00DD2206">
      <w:pPr>
        <w:spacing w:line="400" w:lineRule="exact"/>
        <w:ind w:firstLineChars="200" w:firstLine="480"/>
        <w:contextualSpacing/>
        <w:rPr>
          <w:sz w:val="24"/>
        </w:rPr>
      </w:pPr>
      <w:r w:rsidRPr="00DD2206">
        <w:rPr>
          <w:sz w:val="24"/>
        </w:rPr>
        <w:tab/>
      </w:r>
      <w:r w:rsidRPr="00DD2206">
        <w:rPr>
          <w:sz w:val="24"/>
        </w:rPr>
        <w:tab/>
      </w:r>
      <w:r w:rsidRPr="00DD2206">
        <w:rPr>
          <w:sz w:val="24"/>
        </w:rPr>
        <w:tab/>
        <w:t xml:space="preserve">insert into </w:t>
      </w:r>
      <w:proofErr w:type="spellStart"/>
      <w:r w:rsidRPr="00DD2206">
        <w:rPr>
          <w:sz w:val="24"/>
        </w:rPr>
        <w:t>t_user</w:t>
      </w:r>
      <w:proofErr w:type="spellEnd"/>
      <w:r w:rsidRPr="00DD2206">
        <w:rPr>
          <w:sz w:val="24"/>
        </w:rPr>
        <w:t>(</w:t>
      </w:r>
      <w:proofErr w:type="spellStart"/>
      <w:proofErr w:type="gramStart"/>
      <w:r w:rsidRPr="00DD2206">
        <w:rPr>
          <w:sz w:val="24"/>
        </w:rPr>
        <w:t>userId,password</w:t>
      </w:r>
      <w:proofErr w:type="gramEnd"/>
      <w:r w:rsidRPr="00DD2206">
        <w:rPr>
          <w:sz w:val="24"/>
        </w:rPr>
        <w:t>,sex,email,time,nickName</w:t>
      </w:r>
      <w:proofErr w:type="spellEnd"/>
      <w:r w:rsidRPr="00DD2206">
        <w:rPr>
          <w:sz w:val="24"/>
        </w:rPr>
        <w:t xml:space="preserve">) </w:t>
      </w:r>
    </w:p>
    <w:p w14:paraId="49EB34F8" w14:textId="77777777" w:rsidR="00DD2206" w:rsidRPr="00DD2206" w:rsidRDefault="00DD2206" w:rsidP="00DD2206">
      <w:pPr>
        <w:spacing w:line="400" w:lineRule="exact"/>
        <w:ind w:firstLineChars="200" w:firstLine="480"/>
        <w:contextualSpacing/>
        <w:rPr>
          <w:sz w:val="24"/>
        </w:rPr>
      </w:pPr>
      <w:r w:rsidRPr="00DD2206">
        <w:rPr>
          <w:sz w:val="24"/>
        </w:rPr>
        <w:tab/>
      </w:r>
      <w:r w:rsidRPr="00DD2206">
        <w:rPr>
          <w:sz w:val="24"/>
        </w:rPr>
        <w:tab/>
      </w:r>
      <w:r w:rsidRPr="00DD2206">
        <w:rPr>
          <w:sz w:val="24"/>
        </w:rPr>
        <w:tab/>
        <w:t>values(#userId</w:t>
      </w:r>
      <w:proofErr w:type="gramStart"/>
      <w:r w:rsidRPr="00DD2206">
        <w:rPr>
          <w:sz w:val="24"/>
        </w:rPr>
        <w:t>#,#</w:t>
      </w:r>
      <w:proofErr w:type="gramEnd"/>
      <w:r w:rsidRPr="00DD2206">
        <w:rPr>
          <w:sz w:val="24"/>
        </w:rPr>
        <w:t>password#,#sex#,#email#,#time#,#nickName#)</w:t>
      </w:r>
    </w:p>
    <w:p w14:paraId="5F5BF33F" w14:textId="77777777" w:rsidR="00DD2206" w:rsidRPr="00DD2206" w:rsidRDefault="00DD2206" w:rsidP="00DD2206">
      <w:pPr>
        <w:spacing w:line="400" w:lineRule="exact"/>
        <w:ind w:firstLineChars="200" w:firstLine="480"/>
        <w:contextualSpacing/>
        <w:rPr>
          <w:sz w:val="24"/>
        </w:rPr>
      </w:pPr>
      <w:r w:rsidRPr="00DD2206">
        <w:rPr>
          <w:sz w:val="24"/>
        </w:rPr>
        <w:tab/>
      </w:r>
      <w:r w:rsidRPr="00DD2206">
        <w:rPr>
          <w:sz w:val="24"/>
        </w:rPr>
        <w:tab/>
        <w:t>]]&gt;</w:t>
      </w:r>
    </w:p>
    <w:p w14:paraId="658F99F7" w14:textId="77777777" w:rsidR="00DD2206" w:rsidRPr="00DD2206" w:rsidRDefault="00DD2206" w:rsidP="00DD2206">
      <w:pPr>
        <w:spacing w:line="400" w:lineRule="exact"/>
        <w:ind w:firstLineChars="200" w:firstLine="480"/>
        <w:contextualSpacing/>
        <w:rPr>
          <w:sz w:val="24"/>
        </w:rPr>
      </w:pPr>
      <w:r w:rsidRPr="00DD2206">
        <w:rPr>
          <w:sz w:val="24"/>
        </w:rPr>
        <w:t>&lt;/insert&gt;</w:t>
      </w:r>
    </w:p>
    <w:p w14:paraId="51129004" w14:textId="77777777" w:rsidR="00DD2206" w:rsidRPr="00DD2206" w:rsidRDefault="00DD2206" w:rsidP="00DD2206">
      <w:pPr>
        <w:pStyle w:val="2"/>
      </w:pPr>
      <w:bookmarkStart w:id="104" w:name="_Toc203776775"/>
      <w:bookmarkStart w:id="105" w:name="_Toc206425774"/>
      <w:bookmarkStart w:id="106" w:name="_Toc226043331"/>
      <w:r w:rsidRPr="00DD2206">
        <w:rPr>
          <w:rFonts w:hint="eastAsia"/>
        </w:rPr>
        <w:t>2.5 XXX</w:t>
      </w:r>
      <w:r w:rsidRPr="00DD2206">
        <w:rPr>
          <w:rFonts w:hint="eastAsia"/>
        </w:rPr>
        <w:t>技术简介</w:t>
      </w:r>
      <w:bookmarkEnd w:id="104"/>
      <w:bookmarkEnd w:id="105"/>
      <w:bookmarkEnd w:id="106"/>
    </w:p>
    <w:p w14:paraId="502BC9E3" w14:textId="77777777" w:rsidR="00DD2206" w:rsidRPr="00DD2206" w:rsidRDefault="00DD2206" w:rsidP="00DD2206">
      <w:pPr>
        <w:spacing w:line="400" w:lineRule="exact"/>
        <w:ind w:firstLineChars="200" w:firstLine="480"/>
        <w:contextualSpacing/>
        <w:rPr>
          <w:sz w:val="24"/>
        </w:rPr>
      </w:pPr>
    </w:p>
    <w:p w14:paraId="3AECDA8A" w14:textId="77777777" w:rsidR="00DD2206" w:rsidRPr="00DD2206" w:rsidRDefault="00DD2206" w:rsidP="00DD2206">
      <w:pPr>
        <w:pStyle w:val="2"/>
      </w:pPr>
      <w:bookmarkStart w:id="107" w:name="_Toc226043332"/>
      <w:r w:rsidRPr="00DD2206">
        <w:rPr>
          <w:rFonts w:hint="eastAsia"/>
        </w:rPr>
        <w:t xml:space="preserve">2.6 </w:t>
      </w:r>
      <w:r w:rsidRPr="00DD2206">
        <w:rPr>
          <w:rFonts w:hint="eastAsia"/>
        </w:rPr>
        <w:t>本章小结</w:t>
      </w:r>
      <w:bookmarkEnd w:id="107"/>
    </w:p>
    <w:p w14:paraId="2B88A824" w14:textId="77777777" w:rsidR="00DD2206" w:rsidRPr="008B1977" w:rsidRDefault="00DD2206" w:rsidP="00DD2206">
      <w:pPr>
        <w:spacing w:line="400" w:lineRule="exact"/>
        <w:ind w:firstLineChars="200" w:firstLine="482"/>
        <w:contextualSpacing/>
        <w:rPr>
          <w:b/>
          <w:bCs/>
          <w:color w:val="EE0000"/>
          <w:sz w:val="24"/>
        </w:rPr>
      </w:pPr>
      <w:r w:rsidRPr="008B1977">
        <w:rPr>
          <w:rFonts w:hint="eastAsia"/>
          <w:b/>
          <w:bCs/>
          <w:color w:val="EE0000"/>
          <w:sz w:val="24"/>
        </w:rPr>
        <w:t>（对本章的主要内容进行概述，一段话即可。）</w:t>
      </w:r>
    </w:p>
    <w:bookmarkEnd w:id="97"/>
    <w:p w14:paraId="34A735E9" w14:textId="77777777" w:rsidR="00DD2206" w:rsidRPr="00DD2206" w:rsidRDefault="00DD2206" w:rsidP="00DD2206">
      <w:pPr>
        <w:spacing w:line="400" w:lineRule="exact"/>
        <w:ind w:firstLineChars="200" w:firstLine="480"/>
        <w:contextualSpacing/>
        <w:rPr>
          <w:sz w:val="24"/>
        </w:rPr>
      </w:pPr>
      <w:r w:rsidRPr="00DD2206">
        <w:rPr>
          <w:sz w:val="24"/>
        </w:rPr>
        <w:br w:type="page"/>
      </w:r>
    </w:p>
    <w:p w14:paraId="0F5BA956" w14:textId="64D1808A" w:rsidR="00C409F9" w:rsidRPr="00C409F9" w:rsidRDefault="00C409F9" w:rsidP="0021542D">
      <w:pPr>
        <w:pStyle w:val="1"/>
        <w:rPr>
          <w:rFonts w:hint="eastAsia"/>
        </w:rPr>
      </w:pPr>
      <w:bookmarkStart w:id="108" w:name="_Toc206425776"/>
      <w:bookmarkStart w:id="109" w:name="_Toc226043333"/>
      <w:r w:rsidRPr="00C409F9">
        <w:rPr>
          <w:rFonts w:hint="eastAsia"/>
        </w:rPr>
        <w:lastRenderedPageBreak/>
        <w:t xml:space="preserve">第三章 </w:t>
      </w:r>
      <w:bookmarkStart w:id="110" w:name="_Hlk226111252"/>
      <w:r w:rsidRPr="00C409F9">
        <w:rPr>
          <w:rFonts w:hint="eastAsia"/>
        </w:rPr>
        <w:t>需求分析</w:t>
      </w:r>
      <w:bookmarkEnd w:id="108"/>
      <w:r w:rsidR="001B3E21">
        <w:rPr>
          <w:rFonts w:hint="eastAsia"/>
        </w:rPr>
        <w:t>与系统设计</w:t>
      </w:r>
      <w:bookmarkEnd w:id="109"/>
      <w:bookmarkEnd w:id="110"/>
    </w:p>
    <w:p w14:paraId="4A7C0529" w14:textId="1C9BC402" w:rsidR="00C409F9" w:rsidRPr="008B1977" w:rsidRDefault="00C409F9" w:rsidP="00C409F9">
      <w:pPr>
        <w:spacing w:line="400" w:lineRule="exact"/>
        <w:ind w:firstLineChars="200" w:firstLine="482"/>
        <w:contextualSpacing/>
        <w:rPr>
          <w:b/>
          <w:bCs/>
          <w:color w:val="EE0000"/>
          <w:sz w:val="24"/>
        </w:rPr>
      </w:pPr>
      <w:bookmarkStart w:id="111" w:name="_Hlk226111269"/>
      <w:r w:rsidRPr="008B1977">
        <w:rPr>
          <w:rFonts w:hint="eastAsia"/>
          <w:b/>
          <w:bCs/>
          <w:color w:val="EE0000"/>
          <w:sz w:val="24"/>
        </w:rPr>
        <w:t>（对应需求分析文档中的相关内容。可参考如下</w:t>
      </w:r>
      <w:r w:rsidR="00885C31" w:rsidRPr="008B1977">
        <w:rPr>
          <w:rFonts w:hint="eastAsia"/>
          <w:b/>
          <w:bCs/>
          <w:color w:val="EE0000"/>
          <w:sz w:val="24"/>
        </w:rPr>
        <w:t>示例</w:t>
      </w:r>
      <w:r w:rsidRPr="008B1977">
        <w:rPr>
          <w:rFonts w:hint="eastAsia"/>
          <w:b/>
          <w:bCs/>
          <w:color w:val="EE0000"/>
          <w:sz w:val="24"/>
        </w:rPr>
        <w:t>，具体写作内容可根据论文实际情况进行调整。）</w:t>
      </w:r>
      <w:bookmarkEnd w:id="111"/>
    </w:p>
    <w:p w14:paraId="12DEC339" w14:textId="77777777" w:rsidR="00C409F9" w:rsidRPr="00C409F9" w:rsidRDefault="00C409F9" w:rsidP="00C409F9">
      <w:pPr>
        <w:pStyle w:val="2"/>
      </w:pPr>
      <w:bookmarkStart w:id="112" w:name="_Toc206425777"/>
      <w:bookmarkStart w:id="113" w:name="_Toc226043334"/>
      <w:bookmarkStart w:id="114" w:name="_Toc512610516"/>
      <w:bookmarkStart w:id="115" w:name="_Toc203776770"/>
      <w:r w:rsidRPr="00C409F9">
        <w:rPr>
          <w:rFonts w:hint="eastAsia"/>
        </w:rPr>
        <w:t xml:space="preserve">3.1 </w:t>
      </w:r>
      <w:bookmarkStart w:id="116" w:name="_Hlk226111305"/>
      <w:r w:rsidRPr="00C409F9">
        <w:rPr>
          <w:rFonts w:hint="eastAsia"/>
        </w:rPr>
        <w:t>可行性分析</w:t>
      </w:r>
      <w:bookmarkEnd w:id="112"/>
      <w:bookmarkEnd w:id="113"/>
    </w:p>
    <w:p w14:paraId="06F42692" w14:textId="69E63D28" w:rsidR="00C409F9" w:rsidRPr="00C409F9" w:rsidRDefault="001B3E21" w:rsidP="001B3E21">
      <w:pPr>
        <w:pStyle w:val="2"/>
      </w:pPr>
      <w:bookmarkStart w:id="117" w:name="_Toc226043335"/>
      <w:r>
        <w:rPr>
          <w:rFonts w:hint="eastAsia"/>
        </w:rPr>
        <w:t xml:space="preserve">3.2 </w:t>
      </w:r>
      <w:r>
        <w:rPr>
          <w:rFonts w:hint="eastAsia"/>
        </w:rPr>
        <w:t>系统需求分析</w:t>
      </w:r>
      <w:bookmarkEnd w:id="117"/>
    </w:p>
    <w:p w14:paraId="5F785FBE" w14:textId="06D79E52" w:rsidR="00C409F9" w:rsidRPr="00C409F9" w:rsidRDefault="00C409F9" w:rsidP="001B3E21">
      <w:pPr>
        <w:pStyle w:val="3"/>
      </w:pPr>
      <w:bookmarkStart w:id="118" w:name="_Toc206425778"/>
      <w:bookmarkStart w:id="119" w:name="_Toc226043336"/>
      <w:r w:rsidRPr="00C409F9">
        <w:rPr>
          <w:rFonts w:hint="eastAsia"/>
        </w:rPr>
        <w:t>3.2</w:t>
      </w:r>
      <w:r w:rsidR="001B3E21">
        <w:rPr>
          <w:rFonts w:hint="eastAsia"/>
        </w:rPr>
        <w:t>.1</w:t>
      </w:r>
      <w:r w:rsidRPr="00C409F9">
        <w:rPr>
          <w:rFonts w:hint="eastAsia"/>
        </w:rPr>
        <w:t xml:space="preserve"> </w:t>
      </w:r>
      <w:r w:rsidRPr="00C409F9">
        <w:rPr>
          <w:rFonts w:hint="eastAsia"/>
        </w:rPr>
        <w:t>系统功能需求</w:t>
      </w:r>
      <w:bookmarkEnd w:id="114"/>
      <w:bookmarkEnd w:id="115"/>
      <w:bookmarkEnd w:id="118"/>
      <w:bookmarkEnd w:id="119"/>
    </w:p>
    <w:p w14:paraId="27FDD869" w14:textId="77777777" w:rsidR="00C409F9" w:rsidRPr="00C409F9" w:rsidRDefault="00C409F9" w:rsidP="00C409F9">
      <w:pPr>
        <w:spacing w:line="400" w:lineRule="exact"/>
        <w:ind w:firstLineChars="200" w:firstLine="480"/>
        <w:contextualSpacing/>
        <w:rPr>
          <w:color w:val="EE0000"/>
          <w:sz w:val="24"/>
        </w:rPr>
      </w:pPr>
      <w:r w:rsidRPr="00C409F9">
        <w:rPr>
          <w:rFonts w:hint="eastAsia"/>
          <w:color w:val="EE0000"/>
          <w:sz w:val="24"/>
        </w:rPr>
        <w:t>（</w:t>
      </w:r>
      <w:r w:rsidRPr="008B1977">
        <w:rPr>
          <w:rFonts w:hint="eastAsia"/>
          <w:b/>
          <w:bCs/>
          <w:color w:val="EE0000"/>
          <w:sz w:val="24"/>
        </w:rPr>
        <w:t>需求分析中不宜出现真实的系统运行界面截图，因为此时系统还没有完成开发。若必须有</w:t>
      </w:r>
      <w:r w:rsidRPr="008B1977">
        <w:rPr>
          <w:rFonts w:hint="eastAsia"/>
          <w:b/>
          <w:bCs/>
          <w:color w:val="EE0000"/>
          <w:sz w:val="24"/>
        </w:rPr>
        <w:t>UI</w:t>
      </w:r>
      <w:r w:rsidRPr="008B1977">
        <w:rPr>
          <w:rFonts w:hint="eastAsia"/>
          <w:b/>
          <w:bCs/>
          <w:color w:val="EE0000"/>
          <w:sz w:val="24"/>
        </w:rPr>
        <w:t>设计介绍，可以采取一些</w:t>
      </w:r>
      <w:r w:rsidRPr="008B1977">
        <w:rPr>
          <w:rFonts w:hint="eastAsia"/>
          <w:b/>
          <w:bCs/>
          <w:color w:val="EE0000"/>
          <w:sz w:val="24"/>
        </w:rPr>
        <w:t>UI</w:t>
      </w:r>
      <w:r w:rsidRPr="008B1977">
        <w:rPr>
          <w:rFonts w:hint="eastAsia"/>
          <w:b/>
          <w:bCs/>
          <w:color w:val="EE0000"/>
          <w:sz w:val="24"/>
        </w:rPr>
        <w:t>设计</w:t>
      </w:r>
      <w:proofErr w:type="gramStart"/>
      <w:r w:rsidRPr="008B1977">
        <w:rPr>
          <w:rFonts w:hint="eastAsia"/>
          <w:b/>
          <w:bCs/>
          <w:color w:val="EE0000"/>
          <w:sz w:val="24"/>
        </w:rPr>
        <w:t>工具或样例</w:t>
      </w:r>
      <w:proofErr w:type="gramEnd"/>
      <w:r w:rsidRPr="008B1977">
        <w:rPr>
          <w:rFonts w:hint="eastAsia"/>
          <w:b/>
          <w:bCs/>
          <w:color w:val="EE0000"/>
          <w:sz w:val="24"/>
        </w:rPr>
        <w:t>示意来描绘</w:t>
      </w:r>
      <w:r w:rsidRPr="008B1977">
        <w:rPr>
          <w:rFonts w:hint="eastAsia"/>
          <w:b/>
          <w:bCs/>
          <w:color w:val="EE0000"/>
          <w:sz w:val="24"/>
        </w:rPr>
        <w:t>UI</w:t>
      </w:r>
      <w:r w:rsidRPr="008B1977">
        <w:rPr>
          <w:rFonts w:hint="eastAsia"/>
          <w:b/>
          <w:bCs/>
          <w:color w:val="EE0000"/>
          <w:sz w:val="24"/>
        </w:rPr>
        <w:t>需求。</w:t>
      </w:r>
      <w:r w:rsidRPr="00C409F9">
        <w:rPr>
          <w:rFonts w:hint="eastAsia"/>
          <w:color w:val="EE0000"/>
          <w:sz w:val="24"/>
        </w:rPr>
        <w:t>）</w:t>
      </w:r>
    </w:p>
    <w:p w14:paraId="049C464B" w14:textId="13188F2A" w:rsidR="00EE1D3C" w:rsidRPr="00EE1D3C" w:rsidRDefault="00EE1D3C" w:rsidP="00EE1D3C">
      <w:pPr>
        <w:spacing w:line="400" w:lineRule="exact"/>
        <w:ind w:firstLineChars="200" w:firstLine="480"/>
        <w:rPr>
          <w:color w:val="EE0000"/>
          <w:sz w:val="24"/>
        </w:rPr>
      </w:pPr>
      <w:r w:rsidRPr="00F864AA">
        <w:rPr>
          <w:rFonts w:hint="eastAsia"/>
          <w:color w:val="EE0000"/>
          <w:sz w:val="24"/>
        </w:rPr>
        <w:t>【参考</w:t>
      </w:r>
      <w:r w:rsidR="00885C31">
        <w:rPr>
          <w:rFonts w:hint="eastAsia"/>
          <w:color w:val="EE0000"/>
          <w:sz w:val="24"/>
        </w:rPr>
        <w:t>示例</w:t>
      </w:r>
      <w:r w:rsidRPr="00F864AA">
        <w:rPr>
          <w:rFonts w:hint="eastAsia"/>
          <w:color w:val="EE0000"/>
          <w:sz w:val="24"/>
        </w:rPr>
        <w:t>】</w:t>
      </w:r>
    </w:p>
    <w:p w14:paraId="50640C8F" w14:textId="1E10C683" w:rsidR="00C409F9" w:rsidRPr="00C409F9" w:rsidRDefault="00C409F9" w:rsidP="00C409F9">
      <w:pPr>
        <w:spacing w:line="400" w:lineRule="exact"/>
        <w:ind w:firstLineChars="200" w:firstLine="480"/>
        <w:contextualSpacing/>
        <w:rPr>
          <w:sz w:val="24"/>
        </w:rPr>
      </w:pPr>
      <w:r w:rsidRPr="00C409F9">
        <w:rPr>
          <w:rFonts w:hint="eastAsia"/>
          <w:sz w:val="24"/>
        </w:rPr>
        <w:t>本系统的用户有学生、教师和系统管理员。通过本系统，教师可以进行数据结构课程的日常教务管理；学生可以获取数据结构课程的相关信息、共享学习资源、在线学习交流；系统管理员可以进行系统管理、维护，确保系统的正常运行。总共分为</w:t>
      </w:r>
      <w:r w:rsidRPr="00C409F9">
        <w:rPr>
          <w:rFonts w:hint="eastAsia"/>
          <w:sz w:val="24"/>
        </w:rPr>
        <w:t>6</w:t>
      </w:r>
      <w:r w:rsidRPr="00C409F9">
        <w:rPr>
          <w:rFonts w:hint="eastAsia"/>
          <w:sz w:val="24"/>
        </w:rPr>
        <w:t>个模块：学习资源管理、课程相关、</w:t>
      </w:r>
      <w:r w:rsidRPr="00C409F9">
        <w:rPr>
          <w:rFonts w:hint="eastAsia"/>
          <w:sz w:val="24"/>
        </w:rPr>
        <w:t>BBS</w:t>
      </w:r>
      <w:r w:rsidRPr="00C409F9">
        <w:rPr>
          <w:rFonts w:hint="eastAsia"/>
          <w:sz w:val="24"/>
        </w:rPr>
        <w:t>论坛、考勤管理、用户管理、成绩管理。</w:t>
      </w:r>
    </w:p>
    <w:p w14:paraId="2942B0AD" w14:textId="77777777" w:rsidR="00C409F9" w:rsidRPr="00C409F9" w:rsidRDefault="00C409F9" w:rsidP="00C409F9">
      <w:pPr>
        <w:spacing w:line="400" w:lineRule="exact"/>
        <w:ind w:firstLineChars="200" w:firstLine="480"/>
        <w:contextualSpacing/>
        <w:rPr>
          <w:sz w:val="24"/>
        </w:rPr>
      </w:pPr>
      <w:r w:rsidRPr="00C409F9">
        <w:rPr>
          <w:rFonts w:hint="eastAsia"/>
          <w:sz w:val="24"/>
        </w:rPr>
        <w:t>(1)</w:t>
      </w:r>
      <w:r w:rsidRPr="00C409F9">
        <w:rPr>
          <w:rFonts w:hint="eastAsia"/>
          <w:sz w:val="24"/>
        </w:rPr>
        <w:tab/>
      </w:r>
      <w:r w:rsidRPr="00C409F9">
        <w:rPr>
          <w:rFonts w:hint="eastAsia"/>
          <w:sz w:val="24"/>
        </w:rPr>
        <w:t>学习资源管理</w:t>
      </w:r>
    </w:p>
    <w:p w14:paraId="7E80B7CF" w14:textId="77777777" w:rsidR="00C409F9" w:rsidRPr="00C409F9" w:rsidRDefault="00C409F9" w:rsidP="00C409F9">
      <w:pPr>
        <w:spacing w:line="400" w:lineRule="exact"/>
        <w:ind w:firstLineChars="200" w:firstLine="480"/>
        <w:contextualSpacing/>
        <w:rPr>
          <w:sz w:val="24"/>
          <w:szCs w:val="21"/>
        </w:rPr>
      </w:pPr>
      <w:r w:rsidRPr="00C409F9">
        <w:rPr>
          <w:rFonts w:hint="eastAsia"/>
          <w:sz w:val="24"/>
        </w:rPr>
        <w:t>在此模块中，教师可以管理课件，作业，试卷和其它学习资源；学生可以浏览查看学习资源，下载和上</w:t>
      </w:r>
      <w:proofErr w:type="gramStart"/>
      <w:r w:rsidRPr="00C409F9">
        <w:rPr>
          <w:rFonts w:hint="eastAsia"/>
          <w:sz w:val="24"/>
        </w:rPr>
        <w:t>传学习</w:t>
      </w:r>
      <w:proofErr w:type="gramEnd"/>
      <w:r w:rsidRPr="00C409F9">
        <w:rPr>
          <w:rFonts w:hint="eastAsia"/>
          <w:sz w:val="24"/>
        </w:rPr>
        <w:t>资料与作业。本模块的用例如</w:t>
      </w:r>
      <w:r w:rsidRPr="00C409F9">
        <w:rPr>
          <w:sz w:val="24"/>
        </w:rPr>
        <w:fldChar w:fldCharType="begin"/>
      </w:r>
      <w:r w:rsidRPr="00C409F9">
        <w:rPr>
          <w:sz w:val="24"/>
        </w:rPr>
        <w:instrText xml:space="preserve"> REF _Ref206425816 \h      \* MERGEFORMAT </w:instrText>
      </w:r>
      <w:r w:rsidRPr="00C409F9">
        <w:rPr>
          <w:sz w:val="24"/>
        </w:rPr>
      </w:r>
      <w:r w:rsidRPr="00C409F9">
        <w:rPr>
          <w:sz w:val="24"/>
        </w:rPr>
        <w:fldChar w:fldCharType="separate"/>
      </w:r>
      <w:r w:rsidRPr="00C409F9">
        <w:rPr>
          <w:rFonts w:hint="eastAsia"/>
          <w:sz w:val="24"/>
        </w:rPr>
        <w:t>图</w:t>
      </w:r>
      <w:r w:rsidRPr="00C409F9">
        <w:rPr>
          <w:rFonts w:hint="eastAsia"/>
          <w:sz w:val="24"/>
        </w:rPr>
        <w:t>3-</w:t>
      </w:r>
      <w:r w:rsidRPr="00C409F9">
        <w:rPr>
          <w:sz w:val="24"/>
        </w:rPr>
        <w:t>1</w:t>
      </w:r>
      <w:r w:rsidRPr="00C409F9">
        <w:rPr>
          <w:sz w:val="24"/>
        </w:rPr>
        <w:fldChar w:fldCharType="end"/>
      </w:r>
      <w:r w:rsidRPr="00C409F9">
        <w:rPr>
          <w:rFonts w:hint="eastAsia"/>
          <w:sz w:val="24"/>
        </w:rPr>
        <w:t>所示。</w:t>
      </w:r>
    </w:p>
    <w:bookmarkStart w:id="120" w:name="_Hlk226111351"/>
    <w:bookmarkEnd w:id="116"/>
    <w:p w14:paraId="4A84B9C7" w14:textId="77777777" w:rsidR="00EE1D3C" w:rsidRDefault="00C409F9" w:rsidP="00EE1D3C">
      <w:r w:rsidRPr="00C409F9">
        <w:object w:dxaOrig="8269" w:dyaOrig="3318" w14:anchorId="57CA8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25pt;height:166.5pt" o:ole="">
            <v:imagedata r:id="rId13" o:title=""/>
          </v:shape>
          <o:OLEObject Type="Embed" ProgID="Visio.Drawing.11" ShapeID="_x0000_i1025" DrawAspect="Content" ObjectID="_1836728916" r:id="rId14"/>
        </w:object>
      </w:r>
      <w:bookmarkStart w:id="121" w:name="_Ref206425816"/>
      <w:bookmarkEnd w:id="120"/>
    </w:p>
    <w:p w14:paraId="2B186DAC" w14:textId="7AFCACF9" w:rsidR="00C409F9" w:rsidRDefault="00C409F9" w:rsidP="00EE1D3C">
      <w:pPr>
        <w:pStyle w:val="afa"/>
      </w:pPr>
      <w:r w:rsidRPr="00C409F9">
        <w:rPr>
          <w:rFonts w:hint="eastAsia"/>
        </w:rPr>
        <w:t>图</w:t>
      </w:r>
      <w:r w:rsidRPr="00C409F9">
        <w:rPr>
          <w:rFonts w:hint="eastAsia"/>
        </w:rPr>
        <w:t>3-</w:t>
      </w:r>
      <w:r w:rsidRPr="00C409F9">
        <w:fldChar w:fldCharType="begin"/>
      </w:r>
      <w:r w:rsidRPr="00C409F9">
        <w:instrText xml:space="preserve"> </w:instrText>
      </w:r>
      <w:r w:rsidRPr="00C409F9">
        <w:rPr>
          <w:rFonts w:hint="eastAsia"/>
        </w:rPr>
        <w:instrText xml:space="preserve">SEQ </w:instrText>
      </w:r>
      <w:r w:rsidRPr="00C409F9">
        <w:rPr>
          <w:rFonts w:hint="eastAsia"/>
        </w:rPr>
        <w:instrText>图</w:instrText>
      </w:r>
      <w:r w:rsidRPr="00C409F9">
        <w:rPr>
          <w:rFonts w:hint="eastAsia"/>
        </w:rPr>
        <w:instrText xml:space="preserve"> \* ARABIC \s 1</w:instrText>
      </w:r>
      <w:r w:rsidRPr="00C409F9">
        <w:instrText xml:space="preserve"> </w:instrText>
      </w:r>
      <w:r w:rsidRPr="00C409F9">
        <w:fldChar w:fldCharType="separate"/>
      </w:r>
      <w:r w:rsidRPr="00C409F9">
        <w:rPr>
          <w:noProof/>
        </w:rPr>
        <w:t>1</w:t>
      </w:r>
      <w:r w:rsidRPr="00C409F9">
        <w:fldChar w:fldCharType="end"/>
      </w:r>
      <w:bookmarkEnd w:id="121"/>
      <w:r w:rsidRPr="00C409F9">
        <w:t xml:space="preserve"> </w:t>
      </w:r>
      <w:bookmarkStart w:id="122" w:name="_Hlk226111375"/>
      <w:r w:rsidRPr="00C409F9">
        <w:rPr>
          <w:rFonts w:hint="eastAsia"/>
        </w:rPr>
        <w:t>学习资源管理模块的用例图</w:t>
      </w:r>
    </w:p>
    <w:p w14:paraId="2C11AAC3" w14:textId="2E90BB35" w:rsidR="008B1977" w:rsidRPr="00BC7EE9" w:rsidRDefault="00BC7EE9" w:rsidP="00EE1D3C">
      <w:pPr>
        <w:pStyle w:val="afa"/>
        <w:rPr>
          <w:b/>
          <w:bCs/>
          <w:color w:val="EE0000"/>
        </w:rPr>
      </w:pPr>
      <w:r>
        <w:rPr>
          <w:rFonts w:hint="eastAsia"/>
          <w:b/>
          <w:bCs/>
          <w:color w:val="EE0000"/>
        </w:rPr>
        <w:t>（</w:t>
      </w:r>
      <w:r w:rsidR="008B1977" w:rsidRPr="00BC7EE9">
        <w:rPr>
          <w:rFonts w:hint="eastAsia"/>
          <w:b/>
          <w:bCs/>
          <w:color w:val="EE0000"/>
        </w:rPr>
        <w:t>图的序号，需要使用插入题注</w:t>
      </w:r>
      <w:r w:rsidRPr="00BC7EE9">
        <w:rPr>
          <w:rFonts w:hint="eastAsia"/>
          <w:b/>
          <w:bCs/>
          <w:color w:val="EE0000"/>
        </w:rPr>
        <w:t>的方式，以便后续图片序号的更新</w:t>
      </w:r>
      <w:r>
        <w:rPr>
          <w:rFonts w:hint="eastAsia"/>
          <w:b/>
          <w:bCs/>
          <w:color w:val="EE0000"/>
        </w:rPr>
        <w:t>）</w:t>
      </w:r>
    </w:p>
    <w:p w14:paraId="61F5DFF3" w14:textId="77777777" w:rsidR="00C409F9" w:rsidRPr="00C409F9" w:rsidRDefault="00C409F9" w:rsidP="00C409F9">
      <w:pPr>
        <w:spacing w:line="400" w:lineRule="exact"/>
        <w:ind w:firstLineChars="200" w:firstLine="480"/>
        <w:contextualSpacing/>
        <w:rPr>
          <w:sz w:val="24"/>
        </w:rPr>
      </w:pPr>
      <w:r w:rsidRPr="00C409F9">
        <w:rPr>
          <w:rFonts w:hint="eastAsia"/>
          <w:sz w:val="24"/>
        </w:rPr>
        <w:t>本系统面向患者、医生、管理员三类核心用户，满足患者、医生和管理员在问诊过程中的各类需求，结合医疗业务场景设计以下功能模块：</w:t>
      </w:r>
    </w:p>
    <w:p w14:paraId="309D4CD0" w14:textId="77777777" w:rsidR="00C409F9" w:rsidRPr="00C409F9" w:rsidRDefault="00C409F9" w:rsidP="00C409F9">
      <w:pPr>
        <w:spacing w:line="400" w:lineRule="exact"/>
        <w:ind w:firstLineChars="200" w:firstLine="480"/>
        <w:contextualSpacing/>
        <w:rPr>
          <w:sz w:val="24"/>
        </w:rPr>
      </w:pPr>
      <w:r w:rsidRPr="00C409F9">
        <w:rPr>
          <w:rFonts w:hint="eastAsia"/>
          <w:sz w:val="24"/>
        </w:rPr>
        <w:t xml:space="preserve">1) </w:t>
      </w:r>
      <w:r w:rsidRPr="00C409F9">
        <w:rPr>
          <w:rFonts w:hint="eastAsia"/>
          <w:sz w:val="24"/>
        </w:rPr>
        <w:t>患者</w:t>
      </w:r>
    </w:p>
    <w:p w14:paraId="1D9891BE" w14:textId="77777777" w:rsidR="00C409F9" w:rsidRPr="00C409F9" w:rsidRDefault="00C409F9" w:rsidP="00C409F9">
      <w:pPr>
        <w:spacing w:line="400" w:lineRule="exact"/>
        <w:ind w:firstLineChars="200" w:firstLine="480"/>
        <w:contextualSpacing/>
        <w:rPr>
          <w:sz w:val="24"/>
        </w:rPr>
      </w:pPr>
      <w:r w:rsidRPr="00C409F9">
        <w:rPr>
          <w:rFonts w:hint="eastAsia"/>
          <w:sz w:val="24"/>
        </w:rPr>
        <w:lastRenderedPageBreak/>
        <w:t>身份选择与注册登录：进入小程序后支持两种注册方式，选择“患者”身份，填写基本信息并设置密码可以</w:t>
      </w:r>
      <w:proofErr w:type="gramStart"/>
      <w:r w:rsidRPr="00C409F9">
        <w:rPr>
          <w:rFonts w:hint="eastAsia"/>
          <w:sz w:val="24"/>
        </w:rPr>
        <w:t>通过微信授权</w:t>
      </w:r>
      <w:proofErr w:type="gramEnd"/>
      <w:r w:rsidRPr="00C409F9">
        <w:rPr>
          <w:rFonts w:hint="eastAsia"/>
          <w:sz w:val="24"/>
        </w:rPr>
        <w:t>一键获取昵称与头像。已注册用户可通过账号密码快捷登录。</w:t>
      </w:r>
    </w:p>
    <w:p w14:paraId="011BF920" w14:textId="77777777" w:rsidR="00C409F9" w:rsidRPr="00C409F9" w:rsidRDefault="00C409F9" w:rsidP="00C409F9">
      <w:pPr>
        <w:spacing w:line="400" w:lineRule="exact"/>
        <w:ind w:firstLineChars="200" w:firstLine="480"/>
        <w:contextualSpacing/>
        <w:rPr>
          <w:sz w:val="24"/>
        </w:rPr>
      </w:pPr>
      <w:r w:rsidRPr="00C409F9">
        <w:rPr>
          <w:rFonts w:hint="eastAsia"/>
          <w:sz w:val="24"/>
        </w:rPr>
        <w:t>问诊全流程管理：预约问诊按科室分类浏览医生列表，查看医生简介、提交预约申请。实时问诊在预约时段内进入专属问诊会话，支持文字、图片消息的实时交互，聊天记录云端同步且支持回溯查看。问诊结束后可进行多维评价，星级评分（</w:t>
      </w:r>
      <w:r w:rsidRPr="00C409F9">
        <w:rPr>
          <w:rFonts w:hint="eastAsia"/>
          <w:sz w:val="24"/>
        </w:rPr>
        <w:t>1-5</w:t>
      </w:r>
      <w:r w:rsidRPr="00C409F9">
        <w:rPr>
          <w:rFonts w:hint="eastAsia"/>
          <w:sz w:val="24"/>
        </w:rPr>
        <w:t>星），文字评论填写具体反馈。</w:t>
      </w:r>
    </w:p>
    <w:p w14:paraId="2930DE99" w14:textId="77777777" w:rsidR="00C409F9" w:rsidRPr="00C409F9" w:rsidRDefault="00C409F9" w:rsidP="00C409F9">
      <w:pPr>
        <w:spacing w:line="400" w:lineRule="exact"/>
        <w:ind w:firstLineChars="200" w:firstLine="480"/>
        <w:contextualSpacing/>
        <w:rPr>
          <w:sz w:val="24"/>
        </w:rPr>
      </w:pPr>
      <w:r w:rsidRPr="00C409F9">
        <w:rPr>
          <w:rFonts w:hint="eastAsia"/>
          <w:sz w:val="24"/>
        </w:rPr>
        <w:t>问诊后续服务：诊断报告与药方在“我的问诊”模块可以查看医生开具的诊断报告和结构化药方。</w:t>
      </w:r>
    </w:p>
    <w:p w14:paraId="52D8603C" w14:textId="77777777" w:rsidR="00C409F9" w:rsidRPr="00C409F9" w:rsidRDefault="00C409F9" w:rsidP="00C409F9">
      <w:pPr>
        <w:spacing w:line="400" w:lineRule="exact"/>
        <w:ind w:firstLineChars="200" w:firstLine="480"/>
        <w:contextualSpacing/>
        <w:rPr>
          <w:sz w:val="24"/>
        </w:rPr>
      </w:pPr>
      <w:r w:rsidRPr="00C409F9">
        <w:rPr>
          <w:rFonts w:hint="eastAsia"/>
          <w:sz w:val="24"/>
        </w:rPr>
        <w:t xml:space="preserve">2) </w:t>
      </w:r>
      <w:r w:rsidRPr="00C409F9">
        <w:rPr>
          <w:rFonts w:hint="eastAsia"/>
          <w:sz w:val="24"/>
        </w:rPr>
        <w:t>医生</w:t>
      </w:r>
    </w:p>
    <w:p w14:paraId="51F0BC2B" w14:textId="77777777" w:rsidR="00C409F9" w:rsidRPr="00C409F9" w:rsidRDefault="00C409F9" w:rsidP="00C409F9">
      <w:pPr>
        <w:spacing w:line="400" w:lineRule="exact"/>
        <w:ind w:firstLineChars="200" w:firstLine="480"/>
        <w:contextualSpacing/>
        <w:rPr>
          <w:sz w:val="24"/>
        </w:rPr>
      </w:pPr>
      <w:r w:rsidRPr="00C409F9">
        <w:rPr>
          <w:rFonts w:hint="eastAsia"/>
          <w:sz w:val="24"/>
        </w:rPr>
        <w:t>身份选择与注册登录：进入小程序后支持两种注册方式，选择“医生”身份，填写基本信息并设置密码可以</w:t>
      </w:r>
      <w:proofErr w:type="gramStart"/>
      <w:r w:rsidRPr="00C409F9">
        <w:rPr>
          <w:rFonts w:hint="eastAsia"/>
          <w:sz w:val="24"/>
        </w:rPr>
        <w:t>通过微信授权</w:t>
      </w:r>
      <w:proofErr w:type="gramEnd"/>
      <w:r w:rsidRPr="00C409F9">
        <w:rPr>
          <w:rFonts w:hint="eastAsia"/>
          <w:sz w:val="24"/>
        </w:rPr>
        <w:t>一键获取昵称与头像。已注册用户可通过账号密码快捷登录。</w:t>
      </w:r>
    </w:p>
    <w:p w14:paraId="1B6FA207" w14:textId="77777777" w:rsidR="00C409F9" w:rsidRPr="00C409F9" w:rsidRDefault="00C409F9" w:rsidP="00C409F9">
      <w:pPr>
        <w:spacing w:line="400" w:lineRule="exact"/>
        <w:ind w:firstLineChars="200" w:firstLine="480"/>
        <w:contextualSpacing/>
        <w:rPr>
          <w:sz w:val="24"/>
        </w:rPr>
      </w:pPr>
      <w:r w:rsidRPr="00C409F9">
        <w:rPr>
          <w:rFonts w:hint="eastAsia"/>
          <w:sz w:val="24"/>
        </w:rPr>
        <w:t>排班与事务管理：排班设置查看个人排班日历，系统实时同步至患者端预约界面。提交请假申请需填写请假日期、原因，系统自动冻结对应时段排班并推送至管理员审核。</w:t>
      </w:r>
    </w:p>
    <w:p w14:paraId="24A7A94E" w14:textId="77777777" w:rsidR="00C409F9" w:rsidRPr="00C409F9" w:rsidRDefault="00C409F9" w:rsidP="00C409F9">
      <w:pPr>
        <w:spacing w:line="400" w:lineRule="exact"/>
        <w:ind w:firstLineChars="200" w:firstLine="480"/>
        <w:contextualSpacing/>
        <w:rPr>
          <w:sz w:val="24"/>
        </w:rPr>
      </w:pPr>
      <w:r w:rsidRPr="00C409F9">
        <w:rPr>
          <w:rFonts w:hint="eastAsia"/>
          <w:sz w:val="24"/>
        </w:rPr>
        <w:t>问诊服务执行：患者接诊在“待接诊列表”中按预约时间顺序查看患者信息，支持一键跳转至问诊会话界面。在问诊界面可发送诊断建议，发送图片。报告与药方开具：可以编写诊断报告，并从药品</w:t>
      </w:r>
      <w:proofErr w:type="gramStart"/>
      <w:r w:rsidRPr="00C409F9">
        <w:rPr>
          <w:rFonts w:hint="eastAsia"/>
          <w:sz w:val="24"/>
        </w:rPr>
        <w:t>库选择</w:t>
      </w:r>
      <w:proofErr w:type="gramEnd"/>
      <w:r w:rsidRPr="00C409F9">
        <w:rPr>
          <w:rFonts w:hint="eastAsia"/>
          <w:sz w:val="24"/>
        </w:rPr>
        <w:t>药品与剂量，系统自动关联药品名称、规格、用法用量等信息生成药方。</w:t>
      </w:r>
    </w:p>
    <w:p w14:paraId="4F16E91B" w14:textId="77777777" w:rsidR="00C409F9" w:rsidRPr="00C409F9" w:rsidRDefault="00C409F9" w:rsidP="00C409F9">
      <w:pPr>
        <w:spacing w:line="400" w:lineRule="exact"/>
        <w:ind w:firstLineChars="200" w:firstLine="480"/>
        <w:contextualSpacing/>
        <w:rPr>
          <w:sz w:val="24"/>
        </w:rPr>
      </w:pPr>
      <w:r w:rsidRPr="00C409F9">
        <w:rPr>
          <w:rFonts w:hint="eastAsia"/>
          <w:sz w:val="24"/>
        </w:rPr>
        <w:t xml:space="preserve">3) </w:t>
      </w:r>
      <w:r w:rsidRPr="00C409F9">
        <w:rPr>
          <w:rFonts w:hint="eastAsia"/>
          <w:sz w:val="24"/>
        </w:rPr>
        <w:t>管理员</w:t>
      </w:r>
    </w:p>
    <w:p w14:paraId="3CF98D7F" w14:textId="77777777" w:rsidR="00C409F9" w:rsidRPr="00C409F9" w:rsidRDefault="00C409F9" w:rsidP="00C409F9">
      <w:pPr>
        <w:spacing w:line="400" w:lineRule="exact"/>
        <w:ind w:firstLineChars="200" w:firstLine="480"/>
        <w:contextualSpacing/>
        <w:rPr>
          <w:sz w:val="24"/>
        </w:rPr>
      </w:pPr>
      <w:r w:rsidRPr="00C409F9">
        <w:rPr>
          <w:rFonts w:hint="eastAsia"/>
          <w:sz w:val="24"/>
        </w:rPr>
        <w:t>基础配置管理：科室管理动态维护科室信息。药品管理维护药品信息库包括商品名、规格、单价等。设置药品分类标签中药还是西药。</w:t>
      </w:r>
    </w:p>
    <w:p w14:paraId="4CB60F10" w14:textId="77777777" w:rsidR="00C409F9" w:rsidRPr="00C409F9" w:rsidRDefault="00C409F9" w:rsidP="00C409F9">
      <w:pPr>
        <w:spacing w:line="400" w:lineRule="exact"/>
        <w:ind w:firstLineChars="200" w:firstLine="480"/>
        <w:contextualSpacing/>
        <w:rPr>
          <w:sz w:val="24"/>
        </w:rPr>
      </w:pPr>
      <w:r w:rsidRPr="00C409F9">
        <w:rPr>
          <w:rFonts w:hint="eastAsia"/>
          <w:sz w:val="24"/>
        </w:rPr>
        <w:t>权限与审核：医生资质审核审核医生注册时提交的职称证书等材料，通过后激活账号并分配科室权限。患者管理可以冻结异常账号。</w:t>
      </w:r>
    </w:p>
    <w:p w14:paraId="7F6CAF0D" w14:textId="77777777" w:rsidR="00C409F9" w:rsidRPr="00C409F9" w:rsidRDefault="00C409F9" w:rsidP="00C409F9">
      <w:pPr>
        <w:spacing w:line="400" w:lineRule="exact"/>
        <w:ind w:firstLineChars="200" w:firstLine="480"/>
        <w:contextualSpacing/>
        <w:rPr>
          <w:sz w:val="24"/>
        </w:rPr>
      </w:pPr>
      <w:r w:rsidRPr="00C409F9">
        <w:rPr>
          <w:rFonts w:hint="eastAsia"/>
          <w:sz w:val="24"/>
        </w:rPr>
        <w:t>运营监控与统计：问诊统计可以统计每个医生的接诊数量，对医生的工作量可以得到查看，可以按科室</w:t>
      </w:r>
      <w:r w:rsidRPr="00C409F9">
        <w:rPr>
          <w:rFonts w:hint="eastAsia"/>
          <w:sz w:val="24"/>
        </w:rPr>
        <w:t>/</w:t>
      </w:r>
      <w:r w:rsidRPr="00C409F9">
        <w:rPr>
          <w:rFonts w:hint="eastAsia"/>
          <w:sz w:val="24"/>
        </w:rPr>
        <w:t>医生</w:t>
      </w:r>
      <w:r w:rsidRPr="00C409F9">
        <w:rPr>
          <w:rFonts w:hint="eastAsia"/>
          <w:sz w:val="24"/>
        </w:rPr>
        <w:t>/</w:t>
      </w:r>
      <w:r w:rsidRPr="00C409F9">
        <w:rPr>
          <w:rFonts w:hint="eastAsia"/>
          <w:sz w:val="24"/>
        </w:rPr>
        <w:t>时间段生成问诊明细表。</w:t>
      </w:r>
    </w:p>
    <w:p w14:paraId="0784888D" w14:textId="3F34AEF4" w:rsidR="00C409F9" w:rsidRPr="00C409F9" w:rsidRDefault="00C409F9" w:rsidP="001B3E21">
      <w:pPr>
        <w:pStyle w:val="3"/>
      </w:pPr>
      <w:bookmarkStart w:id="123" w:name="_Toc206425779"/>
      <w:bookmarkStart w:id="124" w:name="_Toc226043337"/>
      <w:bookmarkStart w:id="125" w:name="_Toc512610517"/>
      <w:bookmarkStart w:id="126" w:name="_Toc203776772"/>
      <w:r w:rsidRPr="00C409F9">
        <w:rPr>
          <w:rFonts w:hint="eastAsia"/>
        </w:rPr>
        <w:t>3.</w:t>
      </w:r>
      <w:r w:rsidR="001B3E21">
        <w:rPr>
          <w:rFonts w:hint="eastAsia"/>
        </w:rPr>
        <w:t>2.2</w:t>
      </w:r>
      <w:r w:rsidR="001B3E21" w:rsidRPr="00C409F9">
        <w:rPr>
          <w:rFonts w:hint="eastAsia"/>
        </w:rPr>
        <w:t xml:space="preserve"> </w:t>
      </w:r>
      <w:r w:rsidRPr="00C409F9">
        <w:rPr>
          <w:rFonts w:hint="eastAsia"/>
        </w:rPr>
        <w:t>系统非功能需求</w:t>
      </w:r>
      <w:bookmarkEnd w:id="123"/>
      <w:bookmarkEnd w:id="124"/>
    </w:p>
    <w:p w14:paraId="2D4D35BB" w14:textId="6E319506" w:rsidR="00EE1D3C" w:rsidRPr="00EE1D3C" w:rsidRDefault="00C409F9" w:rsidP="001B3E21">
      <w:pPr>
        <w:spacing w:line="400" w:lineRule="exact"/>
        <w:ind w:firstLineChars="200" w:firstLine="480"/>
        <w:contextualSpacing/>
      </w:pPr>
      <w:r w:rsidRPr="00C409F9">
        <w:rPr>
          <w:rFonts w:hint="eastAsia"/>
          <w:color w:val="EE0000"/>
          <w:sz w:val="24"/>
        </w:rPr>
        <w:t>(</w:t>
      </w:r>
      <w:r w:rsidRPr="00C409F9">
        <w:rPr>
          <w:rFonts w:hint="eastAsia"/>
          <w:color w:val="EE0000"/>
          <w:sz w:val="24"/>
        </w:rPr>
        <w:t>非功能需求分析不能仅仅拷贝如性能要求、可靠性要求等放之四海皆准的常规的文字，要结合毕业设计的主题，要有针对性，</w:t>
      </w:r>
      <w:proofErr w:type="gramStart"/>
      <w:r w:rsidRPr="00C409F9">
        <w:rPr>
          <w:rFonts w:hint="eastAsia"/>
          <w:color w:val="EE0000"/>
          <w:sz w:val="24"/>
        </w:rPr>
        <w:t>否则查重时</w:t>
      </w:r>
      <w:proofErr w:type="gramEnd"/>
      <w:r w:rsidRPr="00C409F9">
        <w:rPr>
          <w:rFonts w:hint="eastAsia"/>
          <w:color w:val="EE0000"/>
          <w:sz w:val="24"/>
        </w:rPr>
        <w:t>丢分。</w:t>
      </w:r>
      <w:r w:rsidRPr="00C409F9">
        <w:rPr>
          <w:rFonts w:hint="eastAsia"/>
          <w:color w:val="EE0000"/>
          <w:sz w:val="24"/>
        </w:rPr>
        <w:t>)</w:t>
      </w:r>
      <w:r w:rsidR="00EE1D3C" w:rsidRPr="00EE1D3C">
        <w:rPr>
          <w:color w:val="EE0000"/>
        </w:rPr>
        <w:tab/>
      </w:r>
    </w:p>
    <w:p w14:paraId="22BB4D32" w14:textId="12171142" w:rsidR="00EE1D3C" w:rsidRPr="00EE1D3C" w:rsidRDefault="001B3E21" w:rsidP="00EE1D3C">
      <w:pPr>
        <w:pStyle w:val="2"/>
      </w:pPr>
      <w:bookmarkStart w:id="127" w:name="_Toc206425781"/>
      <w:bookmarkStart w:id="128" w:name="_Toc226043338"/>
      <w:r>
        <w:rPr>
          <w:rFonts w:hint="eastAsia"/>
        </w:rPr>
        <w:t>3</w:t>
      </w:r>
      <w:r w:rsidR="00EE1D3C" w:rsidRPr="00EE1D3C">
        <w:rPr>
          <w:rFonts w:hint="eastAsia"/>
        </w:rPr>
        <w:t>.</w:t>
      </w:r>
      <w:r>
        <w:rPr>
          <w:rFonts w:hint="eastAsia"/>
        </w:rPr>
        <w:t>3</w:t>
      </w:r>
      <w:r w:rsidRPr="00EE1D3C">
        <w:rPr>
          <w:rFonts w:hint="eastAsia"/>
        </w:rPr>
        <w:t xml:space="preserve"> </w:t>
      </w:r>
      <w:r w:rsidR="00EE1D3C" w:rsidRPr="00EE1D3C">
        <w:rPr>
          <w:rFonts w:hint="eastAsia"/>
        </w:rPr>
        <w:t>系统架构</w:t>
      </w:r>
      <w:r w:rsidR="00EE1D3C" w:rsidRPr="00EE1D3C">
        <w:rPr>
          <w:rFonts w:hint="eastAsia"/>
        </w:rPr>
        <w:t>/</w:t>
      </w:r>
      <w:r w:rsidR="00EE1D3C" w:rsidRPr="00EE1D3C">
        <w:rPr>
          <w:rFonts w:hint="eastAsia"/>
        </w:rPr>
        <w:t>总体设计</w:t>
      </w:r>
      <w:bookmarkEnd w:id="127"/>
      <w:bookmarkEnd w:id="128"/>
    </w:p>
    <w:p w14:paraId="73A644D9" w14:textId="60156E33"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给出技术路线，包括系统架构、功能模块划分，功能模块图，使用什么开发工具和运行环境。对开发工具和运行环境分别进行描述，即技术路线。</w:t>
      </w:r>
      <w:r w:rsidRPr="00EE1D3C">
        <w:rPr>
          <w:rFonts w:hint="eastAsia"/>
          <w:color w:val="EE0000"/>
          <w:sz w:val="24"/>
        </w:rPr>
        <w:t>)</w:t>
      </w:r>
    </w:p>
    <w:p w14:paraId="3EB43182" w14:textId="13598E13" w:rsidR="00EE1D3C" w:rsidRPr="00EE1D3C" w:rsidRDefault="00EE1D3C" w:rsidP="00EE1D3C">
      <w:pPr>
        <w:spacing w:line="400" w:lineRule="exact"/>
        <w:ind w:firstLineChars="200" w:firstLine="480"/>
        <w:rPr>
          <w:color w:val="EE0000"/>
          <w:sz w:val="24"/>
        </w:rPr>
      </w:pPr>
      <w:r w:rsidRPr="00F864AA">
        <w:rPr>
          <w:rFonts w:hint="eastAsia"/>
          <w:color w:val="EE0000"/>
          <w:sz w:val="24"/>
        </w:rPr>
        <w:lastRenderedPageBreak/>
        <w:t>【参考</w:t>
      </w:r>
      <w:r w:rsidR="00885C31">
        <w:rPr>
          <w:rFonts w:hint="eastAsia"/>
          <w:color w:val="EE0000"/>
          <w:sz w:val="24"/>
        </w:rPr>
        <w:t>示例</w:t>
      </w:r>
      <w:r w:rsidRPr="00F864AA">
        <w:rPr>
          <w:rFonts w:hint="eastAsia"/>
          <w:color w:val="EE0000"/>
          <w:sz w:val="24"/>
        </w:rPr>
        <w:t>】</w:t>
      </w:r>
    </w:p>
    <w:p w14:paraId="4CAC228E" w14:textId="12FC024E" w:rsidR="00EE1D3C" w:rsidRPr="00EE1D3C" w:rsidRDefault="00EE1D3C" w:rsidP="00EE1D3C">
      <w:pPr>
        <w:spacing w:line="400" w:lineRule="exact"/>
        <w:ind w:firstLineChars="200" w:firstLine="480"/>
        <w:contextualSpacing/>
        <w:rPr>
          <w:sz w:val="24"/>
        </w:rPr>
      </w:pPr>
      <w:r w:rsidRPr="00EE1D3C">
        <w:rPr>
          <w:rFonts w:hint="eastAsia"/>
          <w:sz w:val="24"/>
        </w:rPr>
        <w:t>系统开发工具和开发环境如</w:t>
      </w:r>
      <w:r w:rsidRPr="00EE1D3C">
        <w:rPr>
          <w:sz w:val="24"/>
        </w:rPr>
        <w:fldChar w:fldCharType="begin"/>
      </w:r>
      <w:r w:rsidRPr="00EE1D3C">
        <w:rPr>
          <w:sz w:val="24"/>
        </w:rPr>
        <w:instrText xml:space="preserve"> REF _Ref206425848 \h     </w:instrText>
      </w:r>
      <w:r w:rsidRPr="00EE1D3C">
        <w:rPr>
          <w:sz w:val="24"/>
        </w:rPr>
      </w:r>
      <w:r w:rsidR="00BC723C">
        <w:rPr>
          <w:sz w:val="24"/>
        </w:rPr>
        <w:instrText xml:space="preserve"> \* MERGEFORMAT </w:instrText>
      </w:r>
      <w:r w:rsidRPr="00EE1D3C">
        <w:rPr>
          <w:sz w:val="24"/>
        </w:rPr>
        <w:fldChar w:fldCharType="separate"/>
      </w:r>
      <w:ins w:id="129" w:author="铁军 王" w:date="2026-04-03T12:27:00Z">
        <w:r w:rsidR="00BC723C" w:rsidRPr="00BC723C">
          <w:rPr>
            <w:rFonts w:hint="eastAsia"/>
            <w:sz w:val="24"/>
            <w:rPrChange w:id="130" w:author="铁军 王" w:date="2026-04-03T12:27:00Z">
              <w:rPr>
                <w:rFonts w:hint="eastAsia"/>
              </w:rPr>
            </w:rPrChange>
          </w:rPr>
          <w:t>表</w:t>
        </w:r>
        <w:r w:rsidR="00BC723C" w:rsidRPr="00BC723C">
          <w:rPr>
            <w:rFonts w:hint="eastAsia"/>
            <w:sz w:val="24"/>
            <w:rPrChange w:id="131" w:author="铁军 王" w:date="2026-04-03T12:27:00Z">
              <w:rPr>
                <w:rFonts w:hint="eastAsia"/>
              </w:rPr>
            </w:rPrChange>
          </w:rPr>
          <w:t>3-</w:t>
        </w:r>
        <w:r w:rsidR="00BC723C" w:rsidRPr="00BC723C">
          <w:rPr>
            <w:sz w:val="24"/>
            <w:rPrChange w:id="132" w:author="铁军 王" w:date="2026-04-03T12:27:00Z">
              <w:rPr>
                <w:noProof/>
              </w:rPr>
            </w:rPrChange>
          </w:rPr>
          <w:t>1</w:t>
        </w:r>
      </w:ins>
      <w:del w:id="133" w:author="铁军 王" w:date="2026-04-03T12:27:00Z">
        <w:r w:rsidRPr="00EE1D3C" w:rsidDel="00BC723C">
          <w:rPr>
            <w:rFonts w:hint="eastAsia"/>
            <w:sz w:val="24"/>
          </w:rPr>
          <w:delText>表</w:delText>
        </w:r>
        <w:r w:rsidRPr="00EE1D3C" w:rsidDel="00BC723C">
          <w:rPr>
            <w:rFonts w:hint="eastAsia"/>
            <w:sz w:val="24"/>
          </w:rPr>
          <w:delText>4-</w:delText>
        </w:r>
        <w:r w:rsidRPr="00EE1D3C" w:rsidDel="00BC723C">
          <w:rPr>
            <w:sz w:val="24"/>
          </w:rPr>
          <w:delText>1</w:delText>
        </w:r>
      </w:del>
      <w:r w:rsidRPr="00EE1D3C">
        <w:rPr>
          <w:sz w:val="24"/>
        </w:rPr>
        <w:fldChar w:fldCharType="end"/>
      </w:r>
      <w:r w:rsidRPr="00EE1D3C">
        <w:rPr>
          <w:rFonts w:hint="eastAsia"/>
          <w:sz w:val="24"/>
        </w:rPr>
        <w:t>所示。</w:t>
      </w:r>
    </w:p>
    <w:p w14:paraId="02B686D1" w14:textId="08B782A3" w:rsidR="00EE1D3C" w:rsidRPr="00EE1D3C" w:rsidRDefault="00EE1D3C" w:rsidP="00EE1D3C">
      <w:pPr>
        <w:pStyle w:val="afa"/>
      </w:pPr>
      <w:bookmarkStart w:id="134" w:name="_Ref206425848"/>
      <w:r w:rsidRPr="00EE1D3C">
        <w:rPr>
          <w:rFonts w:hint="eastAsia"/>
        </w:rPr>
        <w:t>表</w:t>
      </w:r>
      <w:ins w:id="135" w:author="铁军 王" w:date="2026-04-03T12:27:00Z">
        <w:r w:rsidR="00BC723C">
          <w:rPr>
            <w:rFonts w:hint="eastAsia"/>
          </w:rPr>
          <w:t>3</w:t>
        </w:r>
      </w:ins>
      <w:del w:id="136" w:author="铁军 王" w:date="2026-04-03T12:27:00Z">
        <w:r w:rsidRPr="00EE1D3C" w:rsidDel="00BC723C">
          <w:rPr>
            <w:rFonts w:hint="eastAsia"/>
          </w:rPr>
          <w:delText>4</w:delText>
        </w:r>
      </w:del>
      <w:r w:rsidRPr="00EE1D3C">
        <w:rPr>
          <w:rFonts w:hint="eastAsia"/>
        </w:rPr>
        <w:t>-</w:t>
      </w:r>
      <w:r w:rsidRPr="00EE1D3C">
        <w:fldChar w:fldCharType="begin"/>
      </w:r>
      <w:r w:rsidRPr="00EE1D3C">
        <w:instrText xml:space="preserve"> </w:instrText>
      </w:r>
      <w:r w:rsidRPr="00EE1D3C">
        <w:rPr>
          <w:rFonts w:hint="eastAsia"/>
        </w:rPr>
        <w:instrText xml:space="preserve">SEQ </w:instrText>
      </w:r>
      <w:r w:rsidRPr="00EE1D3C">
        <w:rPr>
          <w:rFonts w:hint="eastAsia"/>
        </w:rPr>
        <w:instrText>表</w:instrText>
      </w:r>
      <w:r w:rsidRPr="00EE1D3C">
        <w:rPr>
          <w:rFonts w:hint="eastAsia"/>
        </w:rPr>
        <w:instrText xml:space="preserve"> \* ARABIC \s 1</w:instrText>
      </w:r>
      <w:r w:rsidRPr="00EE1D3C">
        <w:instrText xml:space="preserve"> </w:instrText>
      </w:r>
      <w:r w:rsidRPr="00EE1D3C">
        <w:fldChar w:fldCharType="separate"/>
      </w:r>
      <w:r w:rsidRPr="00EE1D3C">
        <w:rPr>
          <w:noProof/>
        </w:rPr>
        <w:t>1</w:t>
      </w:r>
      <w:r w:rsidRPr="00EE1D3C">
        <w:fldChar w:fldCharType="end"/>
      </w:r>
      <w:bookmarkEnd w:id="134"/>
      <w:r w:rsidRPr="00EE1D3C">
        <w:t xml:space="preserve"> </w:t>
      </w:r>
      <w:r w:rsidRPr="00EE1D3C">
        <w:rPr>
          <w:rFonts w:hint="eastAsia"/>
        </w:rPr>
        <w:t>开发工具表</w:t>
      </w:r>
    </w:p>
    <w:tbl>
      <w:tblPr>
        <w:tblStyle w:val="afc"/>
        <w:tblW w:w="4994" w:type="pct"/>
        <w:tblBorders>
          <w:bottom w:val="single" w:sz="4" w:space="0" w:color="auto"/>
          <w:insideH w:val="none" w:sz="0" w:space="0" w:color="auto"/>
        </w:tblBorders>
        <w:tblLook w:val="04A0" w:firstRow="1" w:lastRow="0" w:firstColumn="1" w:lastColumn="0" w:noHBand="0" w:noVBand="1"/>
      </w:tblPr>
      <w:tblGrid>
        <w:gridCol w:w="2767"/>
        <w:gridCol w:w="5751"/>
      </w:tblGrid>
      <w:tr w:rsidR="00EE1D3C" w:rsidRPr="00EE1D3C" w14:paraId="4051828E" w14:textId="77777777" w:rsidTr="005F2B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pct"/>
            <w:tcBorders>
              <w:top w:val="none" w:sz="0" w:space="0" w:color="auto"/>
              <w:left w:val="none" w:sz="0" w:space="0" w:color="auto"/>
              <w:bottom w:val="single" w:sz="4" w:space="0" w:color="auto"/>
              <w:right w:val="none" w:sz="0" w:space="0" w:color="auto"/>
              <w:tl2br w:val="none" w:sz="0" w:space="0" w:color="auto"/>
              <w:tr2bl w:val="none" w:sz="0" w:space="0" w:color="auto"/>
            </w:tcBorders>
            <w:shd w:val="clear" w:color="auto" w:fill="auto"/>
          </w:tcPr>
          <w:p w14:paraId="2F5EC29D" w14:textId="77777777" w:rsidR="00EE1D3C" w:rsidRPr="00EE1D3C" w:rsidRDefault="00EE1D3C" w:rsidP="00EE1D3C">
            <w:pPr>
              <w:spacing w:line="400" w:lineRule="exact"/>
              <w:ind w:firstLineChars="200" w:firstLine="422"/>
              <w:contextualSpacing/>
              <w:jc w:val="center"/>
              <w:rPr>
                <w:szCs w:val="21"/>
              </w:rPr>
            </w:pPr>
            <w:bookmarkStart w:id="137" w:name="_Hlk226111494"/>
            <w:bookmarkEnd w:id="122"/>
            <w:r w:rsidRPr="00EE1D3C">
              <w:rPr>
                <w:rFonts w:hint="eastAsia"/>
                <w:szCs w:val="21"/>
              </w:rPr>
              <w:t>开发工具名称</w:t>
            </w:r>
          </w:p>
        </w:tc>
        <w:tc>
          <w:tcPr>
            <w:tcW w:w="3376" w:type="pct"/>
            <w:tcBorders>
              <w:top w:val="none" w:sz="0" w:space="0" w:color="auto"/>
              <w:left w:val="none" w:sz="0" w:space="0" w:color="auto"/>
              <w:bottom w:val="single" w:sz="4" w:space="0" w:color="auto"/>
              <w:right w:val="none" w:sz="0" w:space="0" w:color="auto"/>
              <w:tl2br w:val="none" w:sz="0" w:space="0" w:color="auto"/>
              <w:tr2bl w:val="none" w:sz="0" w:space="0" w:color="auto"/>
            </w:tcBorders>
            <w:shd w:val="clear" w:color="auto" w:fill="auto"/>
          </w:tcPr>
          <w:p w14:paraId="615CCDD6" w14:textId="77777777" w:rsidR="00EE1D3C" w:rsidRPr="00EE1D3C" w:rsidRDefault="00EE1D3C" w:rsidP="00EE1D3C">
            <w:pPr>
              <w:spacing w:line="400" w:lineRule="exact"/>
              <w:ind w:firstLineChars="200" w:firstLine="422"/>
              <w:contextualSpacing/>
              <w:jc w:val="center"/>
              <w:cnfStyle w:val="100000000000" w:firstRow="1" w:lastRow="0" w:firstColumn="0" w:lastColumn="0" w:oddVBand="0" w:evenVBand="0" w:oddHBand="0" w:evenHBand="0" w:firstRowFirstColumn="0" w:firstRowLastColumn="0" w:lastRowFirstColumn="0" w:lastRowLastColumn="0"/>
              <w:rPr>
                <w:szCs w:val="21"/>
              </w:rPr>
            </w:pPr>
            <w:r w:rsidRPr="00EE1D3C">
              <w:rPr>
                <w:rFonts w:hint="eastAsia"/>
                <w:szCs w:val="21"/>
              </w:rPr>
              <w:t>软件用途</w:t>
            </w:r>
          </w:p>
        </w:tc>
      </w:tr>
      <w:tr w:rsidR="00EE1D3C" w:rsidRPr="00EE1D3C" w14:paraId="3864EB9E"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single" w:sz="4" w:space="0" w:color="auto"/>
              <w:bottom w:val="nil"/>
            </w:tcBorders>
            <w:shd w:val="clear" w:color="auto" w:fill="auto"/>
          </w:tcPr>
          <w:p w14:paraId="120A4613"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JDK 1.6</w:t>
            </w:r>
          </w:p>
        </w:tc>
        <w:tc>
          <w:tcPr>
            <w:tcW w:w="3376" w:type="pct"/>
            <w:tcBorders>
              <w:top w:val="single" w:sz="4" w:space="0" w:color="auto"/>
              <w:bottom w:val="nil"/>
            </w:tcBorders>
          </w:tcPr>
          <w:p w14:paraId="2F2EFB21"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系统环境</w:t>
            </w:r>
          </w:p>
        </w:tc>
      </w:tr>
      <w:tr w:rsidR="00EE1D3C" w:rsidRPr="00EE1D3C" w14:paraId="63542894"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nil"/>
              <w:bottom w:val="nil"/>
            </w:tcBorders>
            <w:shd w:val="clear" w:color="auto" w:fill="auto"/>
          </w:tcPr>
          <w:p w14:paraId="12AFE2F2"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MyEclipse6.5</w:t>
            </w:r>
          </w:p>
        </w:tc>
        <w:tc>
          <w:tcPr>
            <w:tcW w:w="3376" w:type="pct"/>
            <w:tcBorders>
              <w:top w:val="nil"/>
              <w:bottom w:val="nil"/>
            </w:tcBorders>
          </w:tcPr>
          <w:p w14:paraId="00A20987"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开发平台</w:t>
            </w:r>
          </w:p>
        </w:tc>
      </w:tr>
      <w:tr w:rsidR="00EE1D3C" w:rsidRPr="00EE1D3C" w14:paraId="61E333CE"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nil"/>
              <w:bottom w:val="nil"/>
            </w:tcBorders>
            <w:shd w:val="clear" w:color="auto" w:fill="auto"/>
          </w:tcPr>
          <w:p w14:paraId="2EA599DF"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Tomcat6.0</w:t>
            </w:r>
          </w:p>
        </w:tc>
        <w:tc>
          <w:tcPr>
            <w:tcW w:w="3376" w:type="pct"/>
            <w:tcBorders>
              <w:top w:val="nil"/>
              <w:bottom w:val="nil"/>
            </w:tcBorders>
          </w:tcPr>
          <w:p w14:paraId="220CD8BB"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服务器</w:t>
            </w:r>
          </w:p>
        </w:tc>
      </w:tr>
      <w:tr w:rsidR="00EE1D3C" w:rsidRPr="00EE1D3C" w14:paraId="4D4C4124"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nil"/>
              <w:bottom w:val="nil"/>
            </w:tcBorders>
            <w:shd w:val="clear" w:color="auto" w:fill="auto"/>
          </w:tcPr>
          <w:p w14:paraId="644756AD"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Microsoft Visio 2003</w:t>
            </w:r>
          </w:p>
        </w:tc>
        <w:tc>
          <w:tcPr>
            <w:tcW w:w="3376" w:type="pct"/>
            <w:tcBorders>
              <w:top w:val="nil"/>
              <w:bottom w:val="nil"/>
            </w:tcBorders>
          </w:tcPr>
          <w:p w14:paraId="1FD519D2"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系统设计，创建流程图等</w:t>
            </w:r>
          </w:p>
        </w:tc>
      </w:tr>
      <w:tr w:rsidR="00EE1D3C" w:rsidRPr="00EE1D3C" w14:paraId="0D4D3072"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nil"/>
              <w:bottom w:val="single" w:sz="4" w:space="0" w:color="auto"/>
            </w:tcBorders>
            <w:shd w:val="clear" w:color="auto" w:fill="auto"/>
          </w:tcPr>
          <w:p w14:paraId="016BD03C"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Oracle10g</w:t>
            </w:r>
          </w:p>
        </w:tc>
        <w:tc>
          <w:tcPr>
            <w:tcW w:w="3376" w:type="pct"/>
            <w:tcBorders>
              <w:top w:val="nil"/>
              <w:bottom w:val="single" w:sz="4" w:space="0" w:color="auto"/>
            </w:tcBorders>
          </w:tcPr>
          <w:p w14:paraId="20202C38"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系统后台数据库</w:t>
            </w:r>
          </w:p>
        </w:tc>
      </w:tr>
      <w:bookmarkEnd w:id="137"/>
    </w:tbl>
    <w:p w14:paraId="65484B0F" w14:textId="77777777" w:rsidR="00EE1D3C" w:rsidRPr="00EE1D3C" w:rsidRDefault="00EE1D3C" w:rsidP="00EE1D3C">
      <w:pPr>
        <w:spacing w:line="400" w:lineRule="exact"/>
        <w:ind w:firstLineChars="200" w:firstLine="480"/>
        <w:contextualSpacing/>
        <w:rPr>
          <w:sz w:val="24"/>
        </w:rPr>
      </w:pPr>
    </w:p>
    <w:p w14:paraId="21746524" w14:textId="3A20E863" w:rsidR="00EE1D3C" w:rsidRPr="00EE1D3C" w:rsidRDefault="001B3E21" w:rsidP="00EE1D3C">
      <w:pPr>
        <w:pStyle w:val="2"/>
      </w:pPr>
      <w:bookmarkStart w:id="138" w:name="_Toc206425782"/>
      <w:bookmarkStart w:id="139" w:name="_Toc226043339"/>
      <w:r>
        <w:rPr>
          <w:rFonts w:hint="eastAsia"/>
        </w:rPr>
        <w:t>3</w:t>
      </w:r>
      <w:r w:rsidR="00EE1D3C" w:rsidRPr="00EE1D3C">
        <w:rPr>
          <w:rFonts w:hint="eastAsia"/>
        </w:rPr>
        <w:t>.</w:t>
      </w:r>
      <w:r>
        <w:rPr>
          <w:rFonts w:hint="eastAsia"/>
        </w:rPr>
        <w:t>4</w:t>
      </w:r>
      <w:r w:rsidRPr="00EE1D3C">
        <w:rPr>
          <w:rFonts w:hint="eastAsia"/>
        </w:rPr>
        <w:t xml:space="preserve"> </w:t>
      </w:r>
      <w:bookmarkStart w:id="140" w:name="_Hlk226111510"/>
      <w:r w:rsidR="00EE1D3C" w:rsidRPr="00EE1D3C">
        <w:rPr>
          <w:rFonts w:hint="eastAsia"/>
        </w:rPr>
        <w:t>系统功能模块设计</w:t>
      </w:r>
      <w:bookmarkEnd w:id="138"/>
      <w:bookmarkEnd w:id="139"/>
    </w:p>
    <w:p w14:paraId="0958DA6B" w14:textId="16A8D324" w:rsidR="00EE1D3C" w:rsidRPr="00EE1D3C" w:rsidRDefault="001B3E21" w:rsidP="001B3E21">
      <w:pPr>
        <w:pStyle w:val="3"/>
      </w:pPr>
      <w:bookmarkStart w:id="141" w:name="_Toc206425783"/>
      <w:bookmarkStart w:id="142" w:name="_Toc226043340"/>
      <w:r>
        <w:rPr>
          <w:rFonts w:hint="eastAsia"/>
        </w:rPr>
        <w:t>3</w:t>
      </w:r>
      <w:r w:rsidR="00EE1D3C" w:rsidRPr="00EE1D3C">
        <w:rPr>
          <w:rFonts w:hint="eastAsia"/>
        </w:rPr>
        <w:t>.</w:t>
      </w:r>
      <w:r>
        <w:rPr>
          <w:rFonts w:hint="eastAsia"/>
        </w:rPr>
        <w:t>4</w:t>
      </w:r>
      <w:r w:rsidR="00EE1D3C" w:rsidRPr="00EE1D3C">
        <w:rPr>
          <w:rFonts w:hint="eastAsia"/>
        </w:rPr>
        <w:t>.1 A</w:t>
      </w:r>
      <w:r w:rsidR="00EE1D3C" w:rsidRPr="00EE1D3C">
        <w:rPr>
          <w:rFonts w:hint="eastAsia"/>
        </w:rPr>
        <w:t>模块的设计</w:t>
      </w:r>
      <w:bookmarkEnd w:id="141"/>
      <w:bookmarkEnd w:id="142"/>
    </w:p>
    <w:p w14:paraId="30BFE129" w14:textId="77777777" w:rsidR="00EE1D3C" w:rsidRPr="007B6295" w:rsidRDefault="00EE1D3C" w:rsidP="001B3E21">
      <w:pPr>
        <w:spacing w:line="400" w:lineRule="exact"/>
        <w:ind w:firstLineChars="200" w:firstLine="480"/>
        <w:contextualSpacing/>
        <w:rPr>
          <w:color w:val="EE0000"/>
          <w:sz w:val="24"/>
        </w:rPr>
      </w:pPr>
      <w:r w:rsidRPr="007B6295">
        <w:rPr>
          <w:rFonts w:hint="eastAsia"/>
          <w:color w:val="EE0000"/>
          <w:sz w:val="24"/>
        </w:rPr>
        <w:t>(</w:t>
      </w:r>
      <w:r w:rsidRPr="007B6295">
        <w:rPr>
          <w:rFonts w:hint="eastAsia"/>
          <w:color w:val="EE0000"/>
          <w:sz w:val="24"/>
        </w:rPr>
        <w:t>可放流程图、界面概要设计。根据划分的功能模块，每个模块一个三级标题，介绍模块的功能，设计流程图等。</w:t>
      </w:r>
      <w:r w:rsidRPr="007B6295">
        <w:rPr>
          <w:rFonts w:hint="eastAsia"/>
          <w:color w:val="EE0000"/>
          <w:sz w:val="24"/>
        </w:rPr>
        <w:t>)</w:t>
      </w:r>
    </w:p>
    <w:p w14:paraId="4C2DB4C4" w14:textId="65B8CC11" w:rsidR="00EE1D3C" w:rsidRPr="001B3E21" w:rsidRDefault="001B3E21" w:rsidP="001B3E21">
      <w:pPr>
        <w:spacing w:line="400" w:lineRule="exact"/>
        <w:rPr>
          <w:color w:val="EE0000"/>
          <w:sz w:val="24"/>
        </w:rPr>
      </w:pPr>
      <w:r w:rsidRPr="001B3E21">
        <w:rPr>
          <w:rFonts w:hint="eastAsia"/>
          <w:color w:val="EE0000"/>
          <w:sz w:val="24"/>
        </w:rPr>
        <w:t>(1)</w:t>
      </w:r>
      <w:r>
        <w:rPr>
          <w:rFonts w:hint="eastAsia"/>
          <w:color w:val="EE0000"/>
          <w:sz w:val="24"/>
        </w:rPr>
        <w:t xml:space="preserve"> </w:t>
      </w:r>
      <w:r w:rsidR="00EE1D3C" w:rsidRPr="001B3E21">
        <w:rPr>
          <w:rFonts w:hint="eastAsia"/>
          <w:color w:val="EE0000"/>
          <w:sz w:val="24"/>
        </w:rPr>
        <w:t xml:space="preserve"> A</w:t>
      </w:r>
      <w:r w:rsidR="00EE1D3C" w:rsidRPr="001B3E21">
        <w:rPr>
          <w:rFonts w:hint="eastAsia"/>
          <w:color w:val="EE0000"/>
          <w:sz w:val="24"/>
        </w:rPr>
        <w:t>模块下的子模块</w:t>
      </w:r>
      <w:r w:rsidR="00EE1D3C" w:rsidRPr="001B3E21">
        <w:rPr>
          <w:rFonts w:hint="eastAsia"/>
          <w:color w:val="EE0000"/>
          <w:sz w:val="24"/>
        </w:rPr>
        <w:t>1</w:t>
      </w:r>
    </w:p>
    <w:p w14:paraId="107C9900" w14:textId="316E8437" w:rsidR="00EE1D3C" w:rsidRPr="00EE1D3C" w:rsidRDefault="00EE1D3C" w:rsidP="001B3E21">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若有，则展开说明。</w:t>
      </w:r>
      <w:r w:rsidRPr="00EE1D3C">
        <w:rPr>
          <w:rFonts w:hint="eastAsia"/>
          <w:color w:val="EE0000"/>
          <w:sz w:val="24"/>
        </w:rPr>
        <w:t>)</w:t>
      </w:r>
    </w:p>
    <w:p w14:paraId="66F7A36A" w14:textId="730C9067" w:rsidR="00EE1D3C" w:rsidRPr="00EE1D3C" w:rsidRDefault="001B3E21" w:rsidP="001B3E21">
      <w:pPr>
        <w:spacing w:line="400" w:lineRule="exact"/>
        <w:rPr>
          <w:sz w:val="24"/>
        </w:rPr>
      </w:pPr>
      <w:r w:rsidRPr="001B3E21">
        <w:rPr>
          <w:rFonts w:hint="eastAsia"/>
          <w:color w:val="EE0000"/>
          <w:sz w:val="24"/>
        </w:rPr>
        <w:t xml:space="preserve">(2) </w:t>
      </w:r>
      <w:r w:rsidR="00EE1D3C" w:rsidRPr="001B3E21">
        <w:rPr>
          <w:rFonts w:hint="eastAsia"/>
          <w:color w:val="EE0000"/>
          <w:sz w:val="24"/>
        </w:rPr>
        <w:t xml:space="preserve"> A</w:t>
      </w:r>
      <w:r w:rsidR="00EE1D3C" w:rsidRPr="001B3E21">
        <w:rPr>
          <w:rFonts w:hint="eastAsia"/>
          <w:color w:val="EE0000"/>
          <w:sz w:val="24"/>
        </w:rPr>
        <w:t>模块下的子模块</w:t>
      </w:r>
      <w:r w:rsidR="00EE1D3C" w:rsidRPr="001B3E21">
        <w:rPr>
          <w:rFonts w:hint="eastAsia"/>
          <w:color w:val="EE0000"/>
          <w:sz w:val="24"/>
        </w:rPr>
        <w:t>2</w:t>
      </w:r>
    </w:p>
    <w:p w14:paraId="4544F9DE" w14:textId="794B255C" w:rsidR="00EE1D3C" w:rsidRPr="00EE1D3C" w:rsidRDefault="001B3E21" w:rsidP="00EE1D3C">
      <w:pPr>
        <w:pStyle w:val="3"/>
      </w:pPr>
      <w:bookmarkStart w:id="143" w:name="_Toc206425784"/>
      <w:bookmarkStart w:id="144" w:name="_Toc226043341"/>
      <w:r>
        <w:rPr>
          <w:rFonts w:hint="eastAsia"/>
        </w:rPr>
        <w:t>3</w:t>
      </w:r>
      <w:r w:rsidR="00EE1D3C" w:rsidRPr="00EE1D3C">
        <w:rPr>
          <w:rFonts w:hint="eastAsia"/>
        </w:rPr>
        <w:t>.</w:t>
      </w:r>
      <w:r>
        <w:rPr>
          <w:rFonts w:hint="eastAsia"/>
        </w:rPr>
        <w:t>4</w:t>
      </w:r>
      <w:r w:rsidR="00EE1D3C" w:rsidRPr="00EE1D3C">
        <w:rPr>
          <w:rFonts w:hint="eastAsia"/>
        </w:rPr>
        <w:t>.</w:t>
      </w:r>
      <w:r>
        <w:rPr>
          <w:rFonts w:hint="eastAsia"/>
        </w:rPr>
        <w:t>2</w:t>
      </w:r>
      <w:r w:rsidRPr="00EE1D3C">
        <w:rPr>
          <w:rFonts w:hint="eastAsia"/>
        </w:rPr>
        <w:t xml:space="preserve"> </w:t>
      </w:r>
      <w:r w:rsidR="00EE1D3C" w:rsidRPr="00EE1D3C">
        <w:rPr>
          <w:rFonts w:hint="eastAsia"/>
        </w:rPr>
        <w:t>B</w:t>
      </w:r>
      <w:r w:rsidR="00EE1D3C" w:rsidRPr="00EE1D3C">
        <w:rPr>
          <w:rFonts w:hint="eastAsia"/>
        </w:rPr>
        <w:t>模块的设计</w:t>
      </w:r>
      <w:bookmarkEnd w:id="143"/>
      <w:bookmarkEnd w:id="144"/>
    </w:p>
    <w:p w14:paraId="023283C2" w14:textId="77777777" w:rsidR="00EE1D3C" w:rsidRPr="00EE1D3C" w:rsidRDefault="00EE1D3C" w:rsidP="00EE1D3C">
      <w:pPr>
        <w:spacing w:line="400" w:lineRule="exact"/>
        <w:ind w:firstLineChars="200" w:firstLine="480"/>
        <w:contextualSpacing/>
        <w:rPr>
          <w:sz w:val="24"/>
        </w:rPr>
      </w:pPr>
    </w:p>
    <w:p w14:paraId="66F54F3D" w14:textId="3B42E83C" w:rsidR="00EE1D3C" w:rsidRPr="00EE1D3C" w:rsidRDefault="001B3E21" w:rsidP="00EE1D3C">
      <w:pPr>
        <w:pStyle w:val="3"/>
      </w:pPr>
      <w:bookmarkStart w:id="145" w:name="_Toc206425785"/>
      <w:bookmarkStart w:id="146" w:name="_Toc226043342"/>
      <w:r>
        <w:rPr>
          <w:rFonts w:hint="eastAsia"/>
        </w:rPr>
        <w:t>3</w:t>
      </w:r>
      <w:r w:rsidR="00EE1D3C" w:rsidRPr="00EE1D3C">
        <w:rPr>
          <w:rFonts w:hint="eastAsia"/>
        </w:rPr>
        <w:t>.</w:t>
      </w:r>
      <w:r>
        <w:rPr>
          <w:rFonts w:hint="eastAsia"/>
        </w:rPr>
        <w:t>4</w:t>
      </w:r>
      <w:r w:rsidR="00EE1D3C" w:rsidRPr="00EE1D3C">
        <w:rPr>
          <w:rFonts w:hint="eastAsia"/>
        </w:rPr>
        <w:t>.</w:t>
      </w:r>
      <w:r>
        <w:rPr>
          <w:rFonts w:hint="eastAsia"/>
        </w:rPr>
        <w:t>3</w:t>
      </w:r>
      <w:r w:rsidRPr="00EE1D3C">
        <w:rPr>
          <w:rFonts w:hint="eastAsia"/>
        </w:rPr>
        <w:t xml:space="preserve"> </w:t>
      </w:r>
      <w:r w:rsidR="00EE1D3C" w:rsidRPr="00EE1D3C">
        <w:rPr>
          <w:rFonts w:hint="eastAsia"/>
        </w:rPr>
        <w:t>C</w:t>
      </w:r>
      <w:r w:rsidR="00EE1D3C" w:rsidRPr="00EE1D3C">
        <w:rPr>
          <w:rFonts w:hint="eastAsia"/>
        </w:rPr>
        <w:t>模块的设计</w:t>
      </w:r>
      <w:bookmarkEnd w:id="145"/>
      <w:bookmarkEnd w:id="146"/>
    </w:p>
    <w:p w14:paraId="6BEDC5FB" w14:textId="77777777" w:rsidR="00EE1D3C" w:rsidRPr="00EE1D3C" w:rsidRDefault="00EE1D3C" w:rsidP="00EE1D3C">
      <w:pPr>
        <w:spacing w:line="400" w:lineRule="exact"/>
        <w:ind w:firstLineChars="200" w:firstLine="480"/>
        <w:contextualSpacing/>
        <w:rPr>
          <w:sz w:val="24"/>
        </w:rPr>
      </w:pPr>
    </w:p>
    <w:p w14:paraId="1BD11177" w14:textId="3147EA7F" w:rsidR="00EE1D3C" w:rsidRPr="00EE1D3C" w:rsidRDefault="001B3E21" w:rsidP="00EE1D3C">
      <w:pPr>
        <w:pStyle w:val="2"/>
      </w:pPr>
      <w:bookmarkStart w:id="147" w:name="_Toc206425786"/>
      <w:bookmarkStart w:id="148" w:name="_Toc226043343"/>
      <w:r>
        <w:rPr>
          <w:rFonts w:hint="eastAsia"/>
        </w:rPr>
        <w:t>3</w:t>
      </w:r>
      <w:r w:rsidR="00EE1D3C" w:rsidRPr="00EE1D3C">
        <w:rPr>
          <w:rFonts w:hint="eastAsia"/>
        </w:rPr>
        <w:t>.</w:t>
      </w:r>
      <w:r>
        <w:rPr>
          <w:rFonts w:hint="eastAsia"/>
        </w:rPr>
        <w:t>5</w:t>
      </w:r>
      <w:r w:rsidRPr="00EE1D3C">
        <w:rPr>
          <w:rFonts w:hint="eastAsia"/>
        </w:rPr>
        <w:t xml:space="preserve"> </w:t>
      </w:r>
      <w:r w:rsidR="00EE1D3C" w:rsidRPr="00EE1D3C">
        <w:rPr>
          <w:rFonts w:hint="eastAsia"/>
        </w:rPr>
        <w:t>数据库设计</w:t>
      </w:r>
      <w:bookmarkEnd w:id="147"/>
      <w:bookmarkEnd w:id="148"/>
    </w:p>
    <w:p w14:paraId="3E97CFA2" w14:textId="77777777" w:rsidR="00EE1D3C" w:rsidRPr="007B6295" w:rsidRDefault="00EE1D3C" w:rsidP="00EE1D3C">
      <w:pPr>
        <w:spacing w:line="400" w:lineRule="exact"/>
        <w:ind w:firstLineChars="200" w:firstLine="482"/>
        <w:contextualSpacing/>
        <w:rPr>
          <w:b/>
          <w:bCs/>
          <w:color w:val="EE0000"/>
          <w:sz w:val="24"/>
        </w:rPr>
      </w:pPr>
      <w:r w:rsidRPr="007B6295">
        <w:rPr>
          <w:rFonts w:hint="eastAsia"/>
          <w:b/>
          <w:bCs/>
          <w:color w:val="EE0000"/>
          <w:sz w:val="24"/>
        </w:rPr>
        <w:t>(</w:t>
      </w:r>
      <w:r w:rsidRPr="007B6295">
        <w:rPr>
          <w:rFonts w:hint="eastAsia"/>
          <w:b/>
          <w:bCs/>
          <w:color w:val="EE0000"/>
          <w:sz w:val="24"/>
        </w:rPr>
        <w:t>若系统涉及数据库，则增设本小节；否则，本小节可省略。</w:t>
      </w:r>
      <w:r w:rsidRPr="007B6295">
        <w:rPr>
          <w:rFonts w:hint="eastAsia"/>
          <w:b/>
          <w:bCs/>
          <w:color w:val="EE0000"/>
          <w:sz w:val="24"/>
        </w:rPr>
        <w:t>)</w:t>
      </w:r>
    </w:p>
    <w:p w14:paraId="610545AD" w14:textId="2EFBD930" w:rsidR="00EE1D3C" w:rsidRPr="00EE1D3C" w:rsidRDefault="001B3E21" w:rsidP="00EE1D3C">
      <w:pPr>
        <w:pStyle w:val="3"/>
      </w:pPr>
      <w:bookmarkStart w:id="149" w:name="_Toc206425787"/>
      <w:bookmarkStart w:id="150" w:name="_Toc226043344"/>
      <w:r>
        <w:rPr>
          <w:rFonts w:hint="eastAsia"/>
        </w:rPr>
        <w:t>3.5</w:t>
      </w:r>
      <w:r w:rsidR="00EE1D3C" w:rsidRPr="00EE1D3C">
        <w:rPr>
          <w:rFonts w:hint="eastAsia"/>
        </w:rPr>
        <w:t xml:space="preserve">.1 </w:t>
      </w:r>
      <w:r w:rsidR="00EE1D3C" w:rsidRPr="00EE1D3C">
        <w:rPr>
          <w:rFonts w:hint="eastAsia"/>
        </w:rPr>
        <w:t>数据库逻辑设计</w:t>
      </w:r>
      <w:bookmarkEnd w:id="149"/>
      <w:bookmarkEnd w:id="150"/>
    </w:p>
    <w:p w14:paraId="224EF729"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即</w:t>
      </w:r>
      <w:r w:rsidRPr="00EE1D3C">
        <w:rPr>
          <w:rFonts w:hint="eastAsia"/>
          <w:color w:val="EE0000"/>
          <w:sz w:val="24"/>
        </w:rPr>
        <w:t>E-R</w:t>
      </w:r>
      <w:r w:rsidRPr="00EE1D3C">
        <w:rPr>
          <w:rFonts w:hint="eastAsia"/>
          <w:color w:val="EE0000"/>
          <w:sz w:val="24"/>
        </w:rPr>
        <w:t>相关的分析。每个小节不能只有一张</w:t>
      </w:r>
      <w:r w:rsidRPr="00EE1D3C">
        <w:rPr>
          <w:rFonts w:hint="eastAsia"/>
          <w:color w:val="EE0000"/>
          <w:sz w:val="24"/>
        </w:rPr>
        <w:t>E-R</w:t>
      </w:r>
      <w:r w:rsidRPr="00EE1D3C">
        <w:rPr>
          <w:rFonts w:hint="eastAsia"/>
          <w:color w:val="EE0000"/>
          <w:sz w:val="24"/>
        </w:rPr>
        <w:t>图，需要有必要的描述文字。</w:t>
      </w:r>
      <w:r w:rsidRPr="00EE1D3C">
        <w:rPr>
          <w:rFonts w:hint="eastAsia"/>
          <w:color w:val="EE0000"/>
          <w:sz w:val="24"/>
        </w:rPr>
        <w:t>)</w:t>
      </w:r>
    </w:p>
    <w:p w14:paraId="4A6C964B" w14:textId="0EC7D21E" w:rsidR="00EE1D3C" w:rsidRPr="00EE1D3C" w:rsidRDefault="001B3E21" w:rsidP="00EE1D3C">
      <w:pPr>
        <w:pStyle w:val="3"/>
      </w:pPr>
      <w:bookmarkStart w:id="151" w:name="_Toc206425788"/>
      <w:bookmarkStart w:id="152" w:name="_Toc226043345"/>
      <w:r>
        <w:rPr>
          <w:rFonts w:hint="eastAsia"/>
        </w:rPr>
        <w:t>3.5.</w:t>
      </w:r>
      <w:r w:rsidR="00EE1D3C" w:rsidRPr="00EE1D3C">
        <w:rPr>
          <w:rFonts w:hint="eastAsia"/>
        </w:rPr>
        <w:t xml:space="preserve">2 </w:t>
      </w:r>
      <w:r w:rsidR="00EE1D3C" w:rsidRPr="00EE1D3C">
        <w:rPr>
          <w:rFonts w:hint="eastAsia"/>
        </w:rPr>
        <w:t>数据库物理设计</w:t>
      </w:r>
      <w:bookmarkEnd w:id="151"/>
      <w:bookmarkEnd w:id="152"/>
    </w:p>
    <w:p w14:paraId="42CE9024"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以呈现具体选定的数据库的表、字段为主。每个小节不能只有一个数据库表，需要有必要的描述文字。</w:t>
      </w:r>
      <w:r w:rsidRPr="00EE1D3C">
        <w:rPr>
          <w:rFonts w:hint="eastAsia"/>
          <w:color w:val="EE0000"/>
          <w:sz w:val="24"/>
        </w:rPr>
        <w:t>)</w:t>
      </w:r>
    </w:p>
    <w:p w14:paraId="097C8734" w14:textId="4F54E249" w:rsidR="00EE1D3C" w:rsidRPr="00EE1D3C" w:rsidRDefault="001B3E21" w:rsidP="00EE1D3C">
      <w:pPr>
        <w:pStyle w:val="2"/>
      </w:pPr>
      <w:bookmarkStart w:id="153" w:name="_Toc206425789"/>
      <w:bookmarkStart w:id="154" w:name="_Toc226043346"/>
      <w:r>
        <w:rPr>
          <w:rFonts w:hint="eastAsia"/>
        </w:rPr>
        <w:lastRenderedPageBreak/>
        <w:t>3</w:t>
      </w:r>
      <w:r w:rsidR="00EE1D3C" w:rsidRPr="00EE1D3C">
        <w:rPr>
          <w:rFonts w:hint="eastAsia"/>
        </w:rPr>
        <w:t>.</w:t>
      </w:r>
      <w:r>
        <w:rPr>
          <w:rFonts w:hint="eastAsia"/>
        </w:rPr>
        <w:t>6</w:t>
      </w:r>
      <w:r w:rsidRPr="00EE1D3C">
        <w:rPr>
          <w:rFonts w:hint="eastAsia"/>
        </w:rPr>
        <w:t xml:space="preserve"> </w:t>
      </w:r>
      <w:r w:rsidR="00EE1D3C" w:rsidRPr="00EE1D3C">
        <w:rPr>
          <w:rFonts w:hint="eastAsia"/>
        </w:rPr>
        <w:t>本章小结</w:t>
      </w:r>
      <w:bookmarkEnd w:id="153"/>
      <w:bookmarkEnd w:id="154"/>
    </w:p>
    <w:p w14:paraId="095B8C5E"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对本章的主要内容进行概述，一段话即可。</w:t>
      </w:r>
      <w:r w:rsidRPr="00EE1D3C">
        <w:rPr>
          <w:rFonts w:hint="eastAsia"/>
          <w:color w:val="EE0000"/>
          <w:sz w:val="24"/>
        </w:rPr>
        <w:t>)</w:t>
      </w:r>
    </w:p>
    <w:bookmarkEnd w:id="140"/>
    <w:p w14:paraId="1824A7A6" w14:textId="77777777" w:rsidR="00EE1D3C" w:rsidRDefault="00EE1D3C" w:rsidP="00EE1D3C">
      <w:pPr>
        <w:spacing w:line="400" w:lineRule="exact"/>
        <w:ind w:firstLineChars="200" w:firstLine="480"/>
        <w:contextualSpacing/>
        <w:rPr>
          <w:sz w:val="24"/>
        </w:rPr>
      </w:pPr>
    </w:p>
    <w:p w14:paraId="4B4B51D3" w14:textId="77777777" w:rsidR="00EE1D3C" w:rsidRDefault="00EE1D3C" w:rsidP="00EE1D3C">
      <w:pPr>
        <w:spacing w:line="400" w:lineRule="exact"/>
        <w:ind w:firstLineChars="200" w:firstLine="480"/>
        <w:contextualSpacing/>
        <w:rPr>
          <w:sz w:val="24"/>
        </w:rPr>
      </w:pPr>
    </w:p>
    <w:p w14:paraId="3F0661EA" w14:textId="77777777" w:rsidR="00EE1D3C" w:rsidRDefault="00EE1D3C" w:rsidP="00EE1D3C">
      <w:pPr>
        <w:spacing w:line="400" w:lineRule="exact"/>
        <w:ind w:firstLineChars="200" w:firstLine="480"/>
        <w:contextualSpacing/>
        <w:rPr>
          <w:sz w:val="24"/>
        </w:rPr>
      </w:pPr>
    </w:p>
    <w:p w14:paraId="1AB5B90B" w14:textId="77777777" w:rsidR="00EE1D3C" w:rsidRDefault="00EE1D3C" w:rsidP="00EE1D3C">
      <w:pPr>
        <w:spacing w:line="400" w:lineRule="exact"/>
        <w:ind w:firstLineChars="200" w:firstLine="480"/>
        <w:contextualSpacing/>
        <w:rPr>
          <w:sz w:val="24"/>
        </w:rPr>
      </w:pPr>
    </w:p>
    <w:p w14:paraId="6247EE2E" w14:textId="77777777" w:rsidR="00EE1D3C" w:rsidRDefault="00EE1D3C" w:rsidP="00EE1D3C">
      <w:pPr>
        <w:spacing w:line="400" w:lineRule="exact"/>
        <w:ind w:firstLineChars="200" w:firstLine="480"/>
        <w:contextualSpacing/>
        <w:rPr>
          <w:sz w:val="24"/>
        </w:rPr>
      </w:pPr>
    </w:p>
    <w:p w14:paraId="77E9975D" w14:textId="77777777" w:rsidR="00EE1D3C" w:rsidRDefault="00EE1D3C" w:rsidP="00EE1D3C">
      <w:pPr>
        <w:spacing w:line="400" w:lineRule="exact"/>
        <w:ind w:firstLineChars="200" w:firstLine="480"/>
        <w:contextualSpacing/>
        <w:rPr>
          <w:sz w:val="24"/>
        </w:rPr>
      </w:pPr>
    </w:p>
    <w:p w14:paraId="4767574E" w14:textId="77777777" w:rsidR="00EE1D3C" w:rsidRDefault="00EE1D3C" w:rsidP="00EE1D3C">
      <w:pPr>
        <w:spacing w:line="400" w:lineRule="exact"/>
        <w:ind w:firstLineChars="200" w:firstLine="480"/>
        <w:contextualSpacing/>
        <w:rPr>
          <w:sz w:val="24"/>
        </w:rPr>
      </w:pPr>
    </w:p>
    <w:p w14:paraId="4714C654" w14:textId="77777777" w:rsidR="00EE1D3C" w:rsidRDefault="00EE1D3C" w:rsidP="00EE1D3C">
      <w:pPr>
        <w:spacing w:line="400" w:lineRule="exact"/>
        <w:ind w:firstLineChars="200" w:firstLine="480"/>
        <w:contextualSpacing/>
        <w:rPr>
          <w:sz w:val="24"/>
        </w:rPr>
      </w:pPr>
    </w:p>
    <w:p w14:paraId="77AF0ADE" w14:textId="77777777" w:rsidR="00EE1D3C" w:rsidRDefault="00EE1D3C" w:rsidP="00EE1D3C">
      <w:pPr>
        <w:spacing w:line="400" w:lineRule="exact"/>
        <w:ind w:firstLineChars="200" w:firstLine="480"/>
        <w:contextualSpacing/>
        <w:rPr>
          <w:sz w:val="24"/>
        </w:rPr>
      </w:pPr>
    </w:p>
    <w:p w14:paraId="1533ACC6" w14:textId="77777777" w:rsidR="00EE1D3C" w:rsidRDefault="00EE1D3C" w:rsidP="00EE1D3C">
      <w:pPr>
        <w:spacing w:line="400" w:lineRule="exact"/>
        <w:ind w:firstLineChars="200" w:firstLine="480"/>
        <w:contextualSpacing/>
        <w:rPr>
          <w:sz w:val="24"/>
        </w:rPr>
      </w:pPr>
    </w:p>
    <w:p w14:paraId="68A6B28C" w14:textId="59136868" w:rsidR="009E0995" w:rsidRDefault="009E0995">
      <w:pPr>
        <w:widowControl/>
        <w:jc w:val="left"/>
        <w:rPr>
          <w:sz w:val="24"/>
        </w:rPr>
      </w:pPr>
      <w:r>
        <w:rPr>
          <w:sz w:val="24"/>
        </w:rPr>
        <w:br w:type="page"/>
      </w:r>
    </w:p>
    <w:p w14:paraId="5140594E" w14:textId="0679DEAB" w:rsidR="00EE1D3C" w:rsidRPr="00EE1D3C" w:rsidRDefault="001B3E21" w:rsidP="0021542D">
      <w:pPr>
        <w:pStyle w:val="1"/>
        <w:rPr>
          <w:rFonts w:hint="eastAsia"/>
        </w:rPr>
      </w:pPr>
      <w:bookmarkStart w:id="155" w:name="_Toc206425790"/>
      <w:bookmarkStart w:id="156" w:name="_Toc226043347"/>
      <w:r w:rsidRPr="00EE1D3C">
        <w:rPr>
          <w:rFonts w:hint="eastAsia"/>
        </w:rPr>
        <w:lastRenderedPageBreak/>
        <w:t>第</w:t>
      </w:r>
      <w:r>
        <w:rPr>
          <w:rFonts w:hint="eastAsia"/>
        </w:rPr>
        <w:t>四</w:t>
      </w:r>
      <w:r w:rsidR="00EE1D3C" w:rsidRPr="00EE1D3C">
        <w:rPr>
          <w:rFonts w:hint="eastAsia"/>
        </w:rPr>
        <w:t>章 系统实现</w:t>
      </w:r>
      <w:bookmarkEnd w:id="155"/>
      <w:bookmarkEnd w:id="156"/>
    </w:p>
    <w:p w14:paraId="2CAEE28C" w14:textId="77777777" w:rsidR="00EE1D3C" w:rsidRPr="00EE1D3C" w:rsidRDefault="00EE1D3C" w:rsidP="00EE1D3C">
      <w:pPr>
        <w:spacing w:line="400" w:lineRule="exact"/>
        <w:ind w:firstLineChars="200" w:firstLine="480"/>
        <w:contextualSpacing/>
        <w:rPr>
          <w:color w:val="EE0000"/>
          <w:sz w:val="24"/>
        </w:rPr>
      </w:pPr>
      <w:bookmarkStart w:id="157" w:name="OLE_LINK3"/>
      <w:r w:rsidRPr="00EE1D3C">
        <w:rPr>
          <w:rFonts w:hint="eastAsia"/>
          <w:color w:val="EE0000"/>
          <w:sz w:val="24"/>
        </w:rPr>
        <w:t>(</w:t>
      </w:r>
      <w:r w:rsidRPr="00EE1D3C">
        <w:rPr>
          <w:rFonts w:hint="eastAsia"/>
          <w:color w:val="EE0000"/>
          <w:sz w:val="24"/>
        </w:rPr>
        <w:t>各功能部分的实现情况，</w:t>
      </w:r>
      <w:r w:rsidRPr="007B6295">
        <w:rPr>
          <w:rFonts w:hint="eastAsia"/>
          <w:b/>
          <w:bCs/>
          <w:color w:val="EE0000"/>
          <w:sz w:val="24"/>
        </w:rPr>
        <w:t>如核心算法、页面运行效果可以融入本章节。本章后续的模块应与第</w:t>
      </w:r>
      <w:r w:rsidRPr="007B6295">
        <w:rPr>
          <w:rFonts w:hint="eastAsia"/>
          <w:b/>
          <w:bCs/>
          <w:color w:val="EE0000"/>
          <w:sz w:val="24"/>
        </w:rPr>
        <w:t>4</w:t>
      </w:r>
      <w:r w:rsidRPr="007B6295">
        <w:rPr>
          <w:rFonts w:hint="eastAsia"/>
          <w:b/>
          <w:bCs/>
          <w:color w:val="EE0000"/>
          <w:sz w:val="24"/>
        </w:rPr>
        <w:t>章节设计的模块相对应。若模块过多，可挑选核心和特色模块进行说明，</w:t>
      </w:r>
      <w:r w:rsidRPr="00EE1D3C">
        <w:rPr>
          <w:rFonts w:hint="eastAsia"/>
          <w:color w:val="EE0000"/>
          <w:sz w:val="24"/>
        </w:rPr>
        <w:t>但要注意：本章不能只出现通用模块的实现，如用户管理、系统登录、后台管理等，要能反应本系统的核心业务流程。例如：对于图书馆管理系统，要有图书借阅、归还、入库等核心业务流程；对于网上购物平台，需要有商家管理、购物、支付、投诉等业务流程。</w:t>
      </w:r>
      <w:r w:rsidRPr="00EE1D3C">
        <w:rPr>
          <w:rFonts w:hint="eastAsia"/>
          <w:color w:val="EE0000"/>
          <w:sz w:val="24"/>
        </w:rPr>
        <w:t>)</w:t>
      </w:r>
    </w:p>
    <w:p w14:paraId="4C35ED33" w14:textId="0C5FF8ED" w:rsidR="00EE1D3C" w:rsidRPr="00EE1D3C" w:rsidRDefault="001B3E21" w:rsidP="009E0995">
      <w:pPr>
        <w:pStyle w:val="2"/>
      </w:pPr>
      <w:bookmarkStart w:id="158" w:name="_Toc206425791"/>
      <w:bookmarkStart w:id="159" w:name="_Toc226043348"/>
      <w:r>
        <w:rPr>
          <w:rFonts w:hint="eastAsia"/>
        </w:rPr>
        <w:t>4</w:t>
      </w:r>
      <w:r w:rsidR="00EE1D3C" w:rsidRPr="00EE1D3C">
        <w:rPr>
          <w:rFonts w:hint="eastAsia"/>
        </w:rPr>
        <w:t>.1 A</w:t>
      </w:r>
      <w:r w:rsidR="00EE1D3C" w:rsidRPr="00EE1D3C">
        <w:rPr>
          <w:rFonts w:hint="eastAsia"/>
        </w:rPr>
        <w:t>模块的实现</w:t>
      </w:r>
      <w:bookmarkEnd w:id="158"/>
      <w:bookmarkEnd w:id="159"/>
    </w:p>
    <w:p w14:paraId="4BD99D49"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是否增加三级标题自己决定</w:t>
      </w:r>
      <w:r w:rsidRPr="00EE1D3C">
        <w:rPr>
          <w:rFonts w:hint="eastAsia"/>
          <w:color w:val="EE0000"/>
          <w:sz w:val="24"/>
        </w:rPr>
        <w:t>)</w:t>
      </w:r>
    </w:p>
    <w:p w14:paraId="7673D89A" w14:textId="58DD556B" w:rsidR="00EE1D3C" w:rsidRPr="00EE1D3C" w:rsidRDefault="001B3E21" w:rsidP="009E0995">
      <w:pPr>
        <w:pStyle w:val="2"/>
      </w:pPr>
      <w:bookmarkStart w:id="160" w:name="_Toc206425792"/>
      <w:bookmarkStart w:id="161" w:name="_Toc226043349"/>
      <w:r>
        <w:rPr>
          <w:rFonts w:hint="eastAsia"/>
        </w:rPr>
        <w:t>4</w:t>
      </w:r>
      <w:r w:rsidR="00EE1D3C" w:rsidRPr="00EE1D3C">
        <w:rPr>
          <w:rFonts w:hint="eastAsia"/>
        </w:rPr>
        <w:t>.2 B</w:t>
      </w:r>
      <w:r w:rsidR="00EE1D3C" w:rsidRPr="00EE1D3C">
        <w:rPr>
          <w:rFonts w:hint="eastAsia"/>
        </w:rPr>
        <w:t>模块的实现</w:t>
      </w:r>
      <w:bookmarkEnd w:id="160"/>
      <w:bookmarkEnd w:id="161"/>
    </w:p>
    <w:p w14:paraId="5549790A"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是否增加三级标题自己决定</w:t>
      </w:r>
      <w:r w:rsidRPr="00EE1D3C">
        <w:rPr>
          <w:rFonts w:hint="eastAsia"/>
          <w:color w:val="EE0000"/>
          <w:sz w:val="24"/>
        </w:rPr>
        <w:t>)</w:t>
      </w:r>
    </w:p>
    <w:p w14:paraId="7EB56073" w14:textId="3E22C1FD" w:rsidR="00EE1D3C" w:rsidRPr="00EE1D3C" w:rsidRDefault="001B3E21" w:rsidP="009E0995">
      <w:pPr>
        <w:pStyle w:val="2"/>
      </w:pPr>
      <w:bookmarkStart w:id="162" w:name="_Toc206425793"/>
      <w:bookmarkStart w:id="163" w:name="_Toc226043350"/>
      <w:r>
        <w:rPr>
          <w:rFonts w:hint="eastAsia"/>
        </w:rPr>
        <w:t>4</w:t>
      </w:r>
      <w:r w:rsidR="00EE1D3C" w:rsidRPr="00EE1D3C">
        <w:rPr>
          <w:rFonts w:hint="eastAsia"/>
        </w:rPr>
        <w:t xml:space="preserve">.3 </w:t>
      </w:r>
      <w:r w:rsidR="00EE1D3C" w:rsidRPr="00EE1D3C">
        <w:rPr>
          <w:rFonts w:hint="eastAsia"/>
        </w:rPr>
        <w:t>核心算法</w:t>
      </w:r>
      <w:bookmarkEnd w:id="162"/>
      <w:bookmarkEnd w:id="163"/>
    </w:p>
    <w:p w14:paraId="44D03485" w14:textId="0185DCD0" w:rsidR="009E0995" w:rsidRPr="009E0995" w:rsidRDefault="00EE1D3C" w:rsidP="009E0995">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本系统若涉及算法相关内容，可增设本小节，对所用算法进行描述。可参考如下格式或自拟格式。</w:t>
      </w:r>
      <w:r w:rsidRPr="00EE1D3C">
        <w:rPr>
          <w:rFonts w:hint="eastAsia"/>
          <w:color w:val="EE0000"/>
          <w:sz w:val="24"/>
        </w:rPr>
        <w:t>)</w:t>
      </w:r>
    </w:p>
    <w:p w14:paraId="7868C4C9" w14:textId="5678D1C3" w:rsidR="00EE1D3C" w:rsidRPr="00EE1D3C" w:rsidRDefault="00EE1D3C" w:rsidP="00EE1D3C">
      <w:pPr>
        <w:spacing w:line="400" w:lineRule="exact"/>
        <w:ind w:firstLineChars="200" w:firstLine="480"/>
        <w:contextualSpacing/>
        <w:rPr>
          <w:rFonts w:eastAsia="仿宋_GB2312"/>
          <w:sz w:val="24"/>
        </w:rPr>
      </w:pPr>
      <w:r w:rsidRPr="00EE1D3C">
        <w:rPr>
          <w:rFonts w:hint="eastAsia"/>
          <w:sz w:val="24"/>
        </w:rPr>
        <w:t>定义</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定义</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定义内容</w:t>
      </w:r>
    </w:p>
    <w:p w14:paraId="66523C5E" w14:textId="77777777" w:rsidR="00EE1D3C" w:rsidRPr="00EE1D3C" w:rsidRDefault="00EE1D3C" w:rsidP="00EE1D3C">
      <w:pPr>
        <w:spacing w:line="400" w:lineRule="exact"/>
        <w:ind w:firstLineChars="200" w:firstLine="480"/>
        <w:contextualSpacing/>
        <w:rPr>
          <w:sz w:val="24"/>
        </w:rPr>
      </w:pPr>
    </w:p>
    <w:p w14:paraId="7BE2CAF8" w14:textId="74141149" w:rsidR="00EE1D3C" w:rsidRPr="00EE1D3C" w:rsidRDefault="00EE1D3C" w:rsidP="00EE1D3C">
      <w:pPr>
        <w:spacing w:line="400" w:lineRule="exact"/>
        <w:ind w:firstLineChars="200" w:firstLine="480"/>
        <w:contextualSpacing/>
        <w:rPr>
          <w:sz w:val="24"/>
        </w:rPr>
      </w:pPr>
      <w:r w:rsidRPr="00EE1D3C">
        <w:rPr>
          <w:rFonts w:hint="eastAsia"/>
          <w:sz w:val="24"/>
        </w:rPr>
        <w:t>定理</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定理</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定理内容</w:t>
      </w:r>
    </w:p>
    <w:p w14:paraId="469190B7" w14:textId="77777777" w:rsidR="00EE1D3C" w:rsidRPr="00EE1D3C" w:rsidRDefault="00EE1D3C" w:rsidP="00EE1D3C">
      <w:pPr>
        <w:spacing w:line="400" w:lineRule="exact"/>
        <w:ind w:firstLineChars="200" w:firstLine="480"/>
        <w:contextualSpacing/>
        <w:rPr>
          <w:sz w:val="24"/>
        </w:rPr>
      </w:pPr>
    </w:p>
    <w:p w14:paraId="45A3F7D6" w14:textId="40E8097E" w:rsidR="00EE1D3C" w:rsidRPr="00EE1D3C" w:rsidRDefault="00EE1D3C" w:rsidP="009E0995">
      <w:pPr>
        <w:spacing w:line="400" w:lineRule="exact"/>
        <w:ind w:firstLineChars="200" w:firstLine="480"/>
        <w:contextualSpacing/>
        <w:rPr>
          <w:rFonts w:eastAsia="仿宋_GB2312"/>
          <w:sz w:val="24"/>
        </w:rPr>
      </w:pPr>
      <w:r w:rsidRPr="00EE1D3C">
        <w:rPr>
          <w:rFonts w:hint="eastAsia"/>
          <w:sz w:val="24"/>
        </w:rPr>
        <w:t>推论</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推论</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推论</w:t>
      </w:r>
    </w:p>
    <w:p w14:paraId="29C4AFEC" w14:textId="20C0F6E0" w:rsidR="00EE1D3C" w:rsidRPr="00EE1D3C" w:rsidRDefault="00EE1D3C" w:rsidP="009E0995">
      <w:pPr>
        <w:spacing w:line="400" w:lineRule="exact"/>
        <w:ind w:firstLineChars="200" w:firstLine="480"/>
        <w:contextualSpacing/>
        <w:rPr>
          <w:rFonts w:eastAsia="仿宋_GB2312"/>
          <w:sz w:val="24"/>
        </w:rPr>
      </w:pPr>
      <w:r w:rsidRPr="00EE1D3C">
        <w:rPr>
          <w:rFonts w:hint="eastAsia"/>
          <w:sz w:val="24"/>
        </w:rPr>
        <w:t>引理</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引理</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引理</w:t>
      </w:r>
    </w:p>
    <w:p w14:paraId="34184A98" w14:textId="25CBA985" w:rsidR="00EE1D3C" w:rsidRPr="00EE1D3C" w:rsidRDefault="00EE1D3C" w:rsidP="009E0995">
      <w:pPr>
        <w:spacing w:line="400" w:lineRule="exact"/>
        <w:ind w:firstLineChars="200" w:firstLine="480"/>
        <w:contextualSpacing/>
        <w:rPr>
          <w:rFonts w:eastAsia="仿宋_GB2312"/>
          <w:sz w:val="24"/>
        </w:rPr>
      </w:pPr>
      <w:r w:rsidRPr="00EE1D3C">
        <w:rPr>
          <w:rFonts w:hint="eastAsia"/>
          <w:sz w:val="24"/>
        </w:rPr>
        <w:t>问题</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问题</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问题</w:t>
      </w:r>
    </w:p>
    <w:p w14:paraId="4BEE2FE1" w14:textId="11332B5C" w:rsidR="00EE1D3C" w:rsidRPr="00EE1D3C" w:rsidRDefault="00EE1D3C" w:rsidP="009E0995">
      <w:pPr>
        <w:spacing w:line="400" w:lineRule="exact"/>
        <w:ind w:firstLineChars="200" w:firstLine="480"/>
        <w:contextualSpacing/>
        <w:rPr>
          <w:rFonts w:eastAsia="仿宋_GB2312"/>
          <w:sz w:val="24"/>
        </w:rPr>
      </w:pPr>
      <w:r w:rsidRPr="00EE1D3C">
        <w:rPr>
          <w:rFonts w:hint="eastAsia"/>
          <w:sz w:val="24"/>
        </w:rPr>
        <w:t>结论</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结论</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009E0995">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结论</w:t>
      </w:r>
    </w:p>
    <w:p w14:paraId="0BAFB537" w14:textId="73132C4E" w:rsidR="00EE1D3C" w:rsidRPr="00EE1D3C" w:rsidRDefault="00EE1D3C" w:rsidP="009E0995">
      <w:pPr>
        <w:spacing w:line="400" w:lineRule="exact"/>
        <w:ind w:firstLineChars="200" w:firstLine="480"/>
        <w:contextualSpacing/>
        <w:rPr>
          <w:sz w:val="24"/>
        </w:rPr>
      </w:pPr>
      <w:r w:rsidRPr="00EE1D3C">
        <w:rPr>
          <w:rFonts w:hint="eastAsia"/>
          <w:sz w:val="24"/>
        </w:rPr>
        <w:t>算法</w:t>
      </w:r>
      <w:r w:rsidR="001B3E21">
        <w:rPr>
          <w:rFonts w:hint="eastAsia"/>
          <w:sz w:val="24"/>
        </w:rPr>
        <w:t>4</w:t>
      </w:r>
      <w:r w:rsidRPr="00EE1D3C">
        <w:rPr>
          <w:sz w:val="24"/>
        </w:rPr>
        <w:t>.</w:t>
      </w:r>
      <w:r w:rsidRPr="00EE1D3C">
        <w:rPr>
          <w:rFonts w:hint="eastAsia"/>
          <w:sz w:val="24"/>
        </w:rPr>
        <w:t>1</w:t>
      </w:r>
      <w:r w:rsidRPr="00EE1D3C">
        <w:rPr>
          <w:rFonts w:hint="eastAsia"/>
          <w:sz w:val="24"/>
        </w:rPr>
        <w:t>：</w:t>
      </w:r>
      <w:r w:rsidRPr="00EE1D3C">
        <w:rPr>
          <w:rFonts w:hint="eastAsia"/>
          <w:sz w:val="24"/>
        </w:rPr>
        <w:t>XX</w:t>
      </w:r>
      <w:r w:rsidRPr="00EE1D3C">
        <w:rPr>
          <w:rFonts w:hint="eastAsia"/>
          <w:sz w:val="24"/>
        </w:rPr>
        <w:t>算法伪代码</w:t>
      </w:r>
    </w:p>
    <w:p w14:paraId="6EC7B6B9" w14:textId="77777777" w:rsidR="00EE1D3C" w:rsidRPr="00EE1D3C" w:rsidRDefault="00EE1D3C" w:rsidP="00EE1D3C">
      <w:pPr>
        <w:spacing w:line="400" w:lineRule="exact"/>
        <w:ind w:firstLineChars="200" w:firstLine="480"/>
        <w:contextualSpacing/>
        <w:rPr>
          <w:sz w:val="24"/>
        </w:rPr>
      </w:pPr>
      <w:r w:rsidRPr="00EE1D3C">
        <w:rPr>
          <w:rFonts w:hint="eastAsia"/>
          <w:sz w:val="24"/>
        </w:rPr>
        <w:t xml:space="preserve">(1) </w:t>
      </w:r>
      <w:r w:rsidRPr="00EE1D3C">
        <w:rPr>
          <w:rFonts w:hint="eastAsia"/>
          <w:sz w:val="24"/>
        </w:rPr>
        <w:t>算法输入</w:t>
      </w:r>
    </w:p>
    <w:p w14:paraId="7EB9DCCD" w14:textId="77777777" w:rsidR="00EE1D3C" w:rsidRPr="00EE1D3C" w:rsidRDefault="00EE1D3C" w:rsidP="00EE1D3C">
      <w:pPr>
        <w:spacing w:line="400" w:lineRule="exact"/>
        <w:ind w:firstLineChars="200" w:firstLine="480"/>
        <w:contextualSpacing/>
        <w:rPr>
          <w:sz w:val="24"/>
        </w:rPr>
      </w:pPr>
      <w:r w:rsidRPr="00EE1D3C">
        <w:rPr>
          <w:rFonts w:hint="eastAsia"/>
          <w:sz w:val="24"/>
        </w:rPr>
        <w:t xml:space="preserve">(2) </w:t>
      </w:r>
      <w:r w:rsidRPr="00EE1D3C">
        <w:rPr>
          <w:rFonts w:hint="eastAsia"/>
          <w:sz w:val="24"/>
        </w:rPr>
        <w:t>算法输出</w:t>
      </w:r>
    </w:p>
    <w:p w14:paraId="3B589F95" w14:textId="77777777" w:rsidR="00EE1D3C" w:rsidRPr="00EE1D3C" w:rsidRDefault="00EE1D3C" w:rsidP="00EE1D3C">
      <w:pPr>
        <w:spacing w:line="400" w:lineRule="exact"/>
        <w:ind w:firstLineChars="200" w:firstLine="480"/>
        <w:contextualSpacing/>
        <w:rPr>
          <w:sz w:val="24"/>
        </w:rPr>
      </w:pPr>
      <w:r w:rsidRPr="00EE1D3C">
        <w:rPr>
          <w:rFonts w:hint="eastAsia"/>
          <w:sz w:val="24"/>
        </w:rPr>
        <w:t xml:space="preserve">(3) </w:t>
      </w:r>
      <w:r w:rsidRPr="00EE1D3C">
        <w:rPr>
          <w:rFonts w:hint="eastAsia"/>
          <w:sz w:val="24"/>
        </w:rPr>
        <w:t>算法伪代码</w:t>
      </w:r>
    </w:p>
    <w:p w14:paraId="51EEDB63" w14:textId="41979BE8" w:rsidR="00EE1D3C" w:rsidRPr="00EE1D3C" w:rsidRDefault="001B3E21" w:rsidP="009E0995">
      <w:pPr>
        <w:pStyle w:val="2"/>
      </w:pPr>
      <w:bookmarkStart w:id="164" w:name="_Toc226043351"/>
      <w:r>
        <w:rPr>
          <w:rFonts w:hint="eastAsia"/>
        </w:rPr>
        <w:t>4</w:t>
      </w:r>
      <w:r w:rsidR="00EE1D3C" w:rsidRPr="00EE1D3C">
        <w:rPr>
          <w:rFonts w:hint="eastAsia"/>
        </w:rPr>
        <w:t xml:space="preserve">.4 </w:t>
      </w:r>
      <w:r w:rsidR="00EE1D3C" w:rsidRPr="00EE1D3C">
        <w:rPr>
          <w:rFonts w:hint="eastAsia"/>
        </w:rPr>
        <w:t>本章小结</w:t>
      </w:r>
      <w:bookmarkEnd w:id="164"/>
    </w:p>
    <w:bookmarkEnd w:id="157"/>
    <w:p w14:paraId="0920027B" w14:textId="09E07F5C" w:rsidR="009E0995" w:rsidRDefault="009E0995">
      <w:pPr>
        <w:widowControl/>
        <w:jc w:val="left"/>
      </w:pPr>
      <w:r>
        <w:br w:type="page"/>
      </w:r>
    </w:p>
    <w:p w14:paraId="4B38D4EE" w14:textId="7044D896" w:rsidR="009E0995" w:rsidRPr="009E0995" w:rsidRDefault="009E0995" w:rsidP="0021542D">
      <w:pPr>
        <w:pStyle w:val="1"/>
        <w:rPr>
          <w:rFonts w:hint="eastAsia"/>
        </w:rPr>
      </w:pPr>
      <w:bookmarkStart w:id="165" w:name="_Toc206425804"/>
      <w:bookmarkStart w:id="166" w:name="_Toc226043352"/>
      <w:r w:rsidRPr="009E0995">
        <w:rPr>
          <w:rFonts w:hint="eastAsia"/>
        </w:rPr>
        <w:lastRenderedPageBreak/>
        <w:t>第</w:t>
      </w:r>
      <w:r w:rsidR="001B3E21">
        <w:rPr>
          <w:rFonts w:hint="eastAsia"/>
        </w:rPr>
        <w:t>五</w:t>
      </w:r>
      <w:r w:rsidRPr="009E0995">
        <w:rPr>
          <w:rFonts w:hint="eastAsia"/>
        </w:rPr>
        <w:t>章 测试与运行</w:t>
      </w:r>
      <w:bookmarkEnd w:id="165"/>
      <w:bookmarkEnd w:id="166"/>
    </w:p>
    <w:p w14:paraId="5E4D82E7" w14:textId="77777777" w:rsidR="009E0995" w:rsidRPr="0021542D" w:rsidRDefault="009E0995" w:rsidP="009E0995">
      <w:pPr>
        <w:spacing w:line="400" w:lineRule="exact"/>
        <w:ind w:firstLineChars="200" w:firstLine="480"/>
        <w:contextualSpacing/>
        <w:rPr>
          <w:color w:val="EE0000"/>
          <w:sz w:val="24"/>
        </w:rPr>
      </w:pPr>
      <w:bookmarkStart w:id="167" w:name="_Hlk226112053"/>
      <w:r w:rsidRPr="0021542D">
        <w:rPr>
          <w:rFonts w:hint="eastAsia"/>
          <w:color w:val="EE0000"/>
          <w:sz w:val="24"/>
        </w:rPr>
        <w:t>(</w:t>
      </w:r>
      <w:r w:rsidRPr="0021542D">
        <w:rPr>
          <w:rFonts w:hint="eastAsia"/>
          <w:color w:val="EE0000"/>
          <w:sz w:val="24"/>
        </w:rPr>
        <w:t>具体内容可从系统测试报告中节选。软件功能测试点，测试过程中遇到的问题以及解决方法、系统真实运行界面截图，测试用例表格等内容。</w:t>
      </w:r>
      <w:r w:rsidRPr="0021542D">
        <w:rPr>
          <w:rFonts w:hint="eastAsia"/>
          <w:color w:val="EE0000"/>
          <w:sz w:val="24"/>
        </w:rPr>
        <w:t>)</w:t>
      </w:r>
    </w:p>
    <w:p w14:paraId="5EA3CCF4" w14:textId="1C35F35F" w:rsidR="009E0995" w:rsidRPr="009E0995" w:rsidRDefault="001B3E21" w:rsidP="009E0995">
      <w:pPr>
        <w:pStyle w:val="2"/>
      </w:pPr>
      <w:bookmarkStart w:id="168" w:name="_Toc203776791"/>
      <w:bookmarkStart w:id="169" w:name="_Toc206425805"/>
      <w:bookmarkStart w:id="170" w:name="_Toc226043353"/>
      <w:r>
        <w:rPr>
          <w:rFonts w:hint="eastAsia"/>
        </w:rPr>
        <w:t>5</w:t>
      </w:r>
      <w:r w:rsidR="009E0995" w:rsidRPr="009E0995">
        <w:rPr>
          <w:rFonts w:hint="eastAsia"/>
        </w:rPr>
        <w:t xml:space="preserve">.1 </w:t>
      </w:r>
      <w:r w:rsidR="009E0995" w:rsidRPr="009E0995">
        <w:rPr>
          <w:rFonts w:hint="eastAsia"/>
        </w:rPr>
        <w:t>测试概要</w:t>
      </w:r>
      <w:bookmarkEnd w:id="168"/>
      <w:bookmarkEnd w:id="169"/>
      <w:bookmarkEnd w:id="170"/>
    </w:p>
    <w:p w14:paraId="4CFAA234" w14:textId="5CC6472C" w:rsidR="009E0995" w:rsidRPr="009E0995" w:rsidRDefault="001B3E21" w:rsidP="00F96518">
      <w:pPr>
        <w:pStyle w:val="3"/>
      </w:pPr>
      <w:bookmarkStart w:id="171" w:name="_Toc203776792"/>
      <w:bookmarkStart w:id="172" w:name="_Toc206425806"/>
      <w:bookmarkStart w:id="173" w:name="_Toc226043354"/>
      <w:r>
        <w:rPr>
          <w:rFonts w:hint="eastAsia"/>
        </w:rPr>
        <w:t>5</w:t>
      </w:r>
      <w:r w:rsidR="009E0995" w:rsidRPr="009E0995">
        <w:rPr>
          <w:rFonts w:hint="eastAsia"/>
        </w:rPr>
        <w:t xml:space="preserve">.1.1 </w:t>
      </w:r>
      <w:r w:rsidR="009E0995" w:rsidRPr="009E0995">
        <w:rPr>
          <w:rFonts w:hint="eastAsia"/>
        </w:rPr>
        <w:t>测试环境</w:t>
      </w:r>
      <w:bookmarkEnd w:id="171"/>
      <w:bookmarkEnd w:id="172"/>
      <w:bookmarkEnd w:id="173"/>
    </w:p>
    <w:p w14:paraId="462D7E81" w14:textId="77777777" w:rsidR="009E0995" w:rsidRPr="009E0995" w:rsidRDefault="009E0995" w:rsidP="009E0995">
      <w:pPr>
        <w:spacing w:line="400" w:lineRule="exact"/>
        <w:ind w:firstLineChars="200" w:firstLine="480"/>
        <w:contextualSpacing/>
        <w:rPr>
          <w:sz w:val="24"/>
        </w:rPr>
      </w:pPr>
    </w:p>
    <w:p w14:paraId="5A5AFDFE" w14:textId="3DA53DA6" w:rsidR="009E0995" w:rsidRPr="009E0995" w:rsidRDefault="001B3E21" w:rsidP="00F96518">
      <w:pPr>
        <w:pStyle w:val="3"/>
      </w:pPr>
      <w:bookmarkStart w:id="174" w:name="_Toc203776793"/>
      <w:bookmarkStart w:id="175" w:name="_Toc206425807"/>
      <w:bookmarkStart w:id="176" w:name="_Toc226043355"/>
      <w:r>
        <w:rPr>
          <w:rFonts w:hint="eastAsia"/>
        </w:rPr>
        <w:t>5</w:t>
      </w:r>
      <w:r w:rsidR="009E0995" w:rsidRPr="009E0995">
        <w:rPr>
          <w:rFonts w:hint="eastAsia"/>
        </w:rPr>
        <w:t xml:space="preserve">.1.2 </w:t>
      </w:r>
      <w:r w:rsidR="009E0995" w:rsidRPr="009E0995">
        <w:rPr>
          <w:rFonts w:hint="eastAsia"/>
        </w:rPr>
        <w:t>测试范围</w:t>
      </w:r>
      <w:bookmarkEnd w:id="174"/>
      <w:bookmarkEnd w:id="175"/>
      <w:bookmarkEnd w:id="176"/>
    </w:p>
    <w:p w14:paraId="6FCEDF06" w14:textId="77777777" w:rsidR="009E0995" w:rsidRPr="009E0995" w:rsidRDefault="009E0995" w:rsidP="009E0995">
      <w:pPr>
        <w:spacing w:line="400" w:lineRule="exact"/>
        <w:ind w:firstLineChars="200" w:firstLine="480"/>
        <w:contextualSpacing/>
        <w:rPr>
          <w:sz w:val="24"/>
        </w:rPr>
      </w:pPr>
    </w:p>
    <w:p w14:paraId="6E4EDCA4" w14:textId="073ADAE8" w:rsidR="009E0995" w:rsidRPr="009E0995" w:rsidRDefault="001B3E21" w:rsidP="009E0995">
      <w:pPr>
        <w:pStyle w:val="2"/>
      </w:pPr>
      <w:bookmarkStart w:id="177" w:name="_Toc206425808"/>
      <w:bookmarkStart w:id="178" w:name="_Toc226043356"/>
      <w:r>
        <w:rPr>
          <w:rFonts w:hint="eastAsia"/>
        </w:rPr>
        <w:t>5</w:t>
      </w:r>
      <w:r w:rsidR="009E0995" w:rsidRPr="009E0995">
        <w:rPr>
          <w:rFonts w:hint="eastAsia"/>
        </w:rPr>
        <w:t xml:space="preserve">.2 </w:t>
      </w:r>
      <w:r w:rsidR="009E0995" w:rsidRPr="009E0995">
        <w:rPr>
          <w:rFonts w:hint="eastAsia"/>
        </w:rPr>
        <w:t>测试用例</w:t>
      </w:r>
      <w:bookmarkEnd w:id="177"/>
      <w:bookmarkEnd w:id="178"/>
    </w:p>
    <w:p w14:paraId="62737C55" w14:textId="77777777" w:rsidR="009E0995" w:rsidRPr="0021542D" w:rsidRDefault="009E0995" w:rsidP="009E0995">
      <w:pPr>
        <w:spacing w:line="400" w:lineRule="exact"/>
        <w:ind w:firstLineChars="200" w:firstLine="480"/>
        <w:contextualSpacing/>
        <w:rPr>
          <w:color w:val="EE0000"/>
          <w:sz w:val="24"/>
        </w:rPr>
      </w:pPr>
      <w:r w:rsidRPr="0021542D">
        <w:rPr>
          <w:rFonts w:hint="eastAsia"/>
          <w:color w:val="EE0000"/>
          <w:sz w:val="24"/>
        </w:rPr>
        <w:t>(</w:t>
      </w:r>
      <w:r w:rsidRPr="0021542D">
        <w:rPr>
          <w:rFonts w:hint="eastAsia"/>
          <w:color w:val="EE0000"/>
          <w:sz w:val="24"/>
        </w:rPr>
        <w:t>原则上涵盖所设计模块。</w:t>
      </w:r>
      <w:r w:rsidRPr="0021542D">
        <w:rPr>
          <w:rFonts w:hint="eastAsia"/>
          <w:color w:val="EE0000"/>
          <w:sz w:val="24"/>
        </w:rPr>
        <w:t>)</w:t>
      </w:r>
    </w:p>
    <w:p w14:paraId="0375B35B" w14:textId="77ECA256" w:rsidR="009E0995" w:rsidRPr="009E0995" w:rsidRDefault="001B3E21" w:rsidP="009E0995">
      <w:pPr>
        <w:pStyle w:val="2"/>
      </w:pPr>
      <w:bookmarkStart w:id="179" w:name="_Toc206425809"/>
      <w:bookmarkStart w:id="180" w:name="_Toc226043357"/>
      <w:r>
        <w:rPr>
          <w:rFonts w:hint="eastAsia"/>
        </w:rPr>
        <w:t>5</w:t>
      </w:r>
      <w:r w:rsidR="009E0995" w:rsidRPr="009E0995">
        <w:rPr>
          <w:rFonts w:hint="eastAsia"/>
        </w:rPr>
        <w:t xml:space="preserve">.3 </w:t>
      </w:r>
      <w:r w:rsidR="009E0995" w:rsidRPr="009E0995">
        <w:rPr>
          <w:rFonts w:hint="eastAsia"/>
        </w:rPr>
        <w:t>测试结果</w:t>
      </w:r>
      <w:bookmarkEnd w:id="179"/>
      <w:bookmarkEnd w:id="180"/>
    </w:p>
    <w:p w14:paraId="556E61CE" w14:textId="77777777" w:rsidR="009E0995" w:rsidRPr="0021542D" w:rsidRDefault="009E0995" w:rsidP="009E0995">
      <w:pPr>
        <w:spacing w:line="400" w:lineRule="exact"/>
        <w:ind w:firstLineChars="200" w:firstLine="480"/>
        <w:contextualSpacing/>
        <w:rPr>
          <w:color w:val="EE0000"/>
          <w:sz w:val="24"/>
        </w:rPr>
      </w:pPr>
      <w:r w:rsidRPr="0021542D">
        <w:rPr>
          <w:rFonts w:hint="eastAsia"/>
          <w:color w:val="EE0000"/>
          <w:sz w:val="24"/>
        </w:rPr>
        <w:t>(</w:t>
      </w:r>
      <w:r w:rsidRPr="0021542D">
        <w:rPr>
          <w:rFonts w:hint="eastAsia"/>
          <w:color w:val="EE0000"/>
          <w:sz w:val="24"/>
        </w:rPr>
        <w:t>软件功能测试点，测试过程中遇到的问题以及解决方法、系统真实运行界面截图，测试用例表格等内容。</w:t>
      </w:r>
      <w:r w:rsidRPr="0021542D">
        <w:rPr>
          <w:rFonts w:hint="eastAsia"/>
          <w:color w:val="EE0000"/>
          <w:sz w:val="24"/>
        </w:rPr>
        <w:t>)</w:t>
      </w:r>
    </w:p>
    <w:p w14:paraId="06AAFB13" w14:textId="4C1CB5F4" w:rsidR="009E0995" w:rsidRPr="009E0995" w:rsidRDefault="001B3E21" w:rsidP="009E0995">
      <w:pPr>
        <w:pStyle w:val="2"/>
      </w:pPr>
      <w:bookmarkStart w:id="181" w:name="_Toc203776794"/>
      <w:bookmarkStart w:id="182" w:name="_Toc206425810"/>
      <w:bookmarkStart w:id="183" w:name="_Toc226043358"/>
      <w:r>
        <w:rPr>
          <w:rFonts w:hint="eastAsia"/>
        </w:rPr>
        <w:t>5</w:t>
      </w:r>
      <w:r w:rsidR="009E0995" w:rsidRPr="009E0995">
        <w:rPr>
          <w:rFonts w:hint="eastAsia"/>
        </w:rPr>
        <w:t xml:space="preserve">.4 </w:t>
      </w:r>
      <w:r w:rsidR="009E0995" w:rsidRPr="009E0995">
        <w:rPr>
          <w:rFonts w:hint="eastAsia"/>
        </w:rPr>
        <w:t>性能分析</w:t>
      </w:r>
      <w:bookmarkEnd w:id="181"/>
      <w:bookmarkEnd w:id="182"/>
      <w:bookmarkEnd w:id="183"/>
    </w:p>
    <w:p w14:paraId="686EB635" w14:textId="77777777" w:rsidR="009E0995" w:rsidRPr="009E0995" w:rsidRDefault="009E0995" w:rsidP="009E0995">
      <w:pPr>
        <w:spacing w:line="400" w:lineRule="exact"/>
        <w:ind w:firstLineChars="200" w:firstLine="480"/>
        <w:contextualSpacing/>
        <w:rPr>
          <w:sz w:val="24"/>
        </w:rPr>
      </w:pPr>
      <w:r w:rsidRPr="0021542D">
        <w:rPr>
          <w:rFonts w:hint="eastAsia"/>
          <w:color w:val="EE0000"/>
          <w:sz w:val="24"/>
        </w:rPr>
        <w:t>(</w:t>
      </w:r>
      <w:r w:rsidRPr="0021542D">
        <w:rPr>
          <w:rFonts w:hint="eastAsia"/>
          <w:color w:val="EE0000"/>
          <w:sz w:val="24"/>
        </w:rPr>
        <w:t>若有这部分内容，建议增加性能测试。</w:t>
      </w:r>
      <w:r w:rsidRPr="0021542D">
        <w:rPr>
          <w:rFonts w:hint="eastAsia"/>
          <w:color w:val="EE0000"/>
          <w:sz w:val="24"/>
        </w:rPr>
        <w:t>)</w:t>
      </w:r>
    </w:p>
    <w:p w14:paraId="7A50F2D5" w14:textId="047D1D19" w:rsidR="009E0995" w:rsidRDefault="001B3E21" w:rsidP="009E0995">
      <w:pPr>
        <w:pStyle w:val="2"/>
      </w:pPr>
      <w:bookmarkStart w:id="184" w:name="_Toc206425811"/>
      <w:bookmarkStart w:id="185" w:name="_Toc226043359"/>
      <w:r>
        <w:rPr>
          <w:rFonts w:hint="eastAsia"/>
        </w:rPr>
        <w:t>5</w:t>
      </w:r>
      <w:r w:rsidR="009E0995" w:rsidRPr="009E0995">
        <w:rPr>
          <w:rFonts w:hint="eastAsia"/>
        </w:rPr>
        <w:t xml:space="preserve">.5 </w:t>
      </w:r>
      <w:r w:rsidR="009E0995" w:rsidRPr="009E0995">
        <w:rPr>
          <w:rFonts w:hint="eastAsia"/>
        </w:rPr>
        <w:t>本章小结</w:t>
      </w:r>
      <w:bookmarkEnd w:id="184"/>
      <w:bookmarkEnd w:id="185"/>
    </w:p>
    <w:p w14:paraId="7B7827ED" w14:textId="711B9858" w:rsidR="009E0995" w:rsidRDefault="009E0995" w:rsidP="009E0995">
      <w:pPr>
        <w:tabs>
          <w:tab w:val="left" w:pos="1680"/>
        </w:tabs>
      </w:pPr>
      <w:r>
        <w:tab/>
      </w:r>
      <w:bookmarkEnd w:id="167"/>
    </w:p>
    <w:p w14:paraId="4AB057E9" w14:textId="77777777" w:rsidR="009E0995" w:rsidRDefault="009E0995">
      <w:pPr>
        <w:widowControl/>
        <w:jc w:val="left"/>
      </w:pPr>
      <w:r>
        <w:br w:type="page"/>
      </w:r>
    </w:p>
    <w:p w14:paraId="0E80BE95" w14:textId="4ED1F82F" w:rsidR="009E0995" w:rsidRPr="009E0995" w:rsidRDefault="009E0995" w:rsidP="0021542D">
      <w:pPr>
        <w:pStyle w:val="1"/>
        <w:rPr>
          <w:rFonts w:hint="eastAsia"/>
        </w:rPr>
      </w:pPr>
      <w:bookmarkStart w:id="186" w:name="_Toc226043360"/>
      <w:r w:rsidRPr="009E0995">
        <w:rPr>
          <w:rFonts w:hint="eastAsia"/>
        </w:rPr>
        <w:lastRenderedPageBreak/>
        <w:t>第</w:t>
      </w:r>
      <w:r w:rsidR="001B3E21">
        <w:rPr>
          <w:rFonts w:hint="eastAsia"/>
        </w:rPr>
        <w:t>六</w:t>
      </w:r>
      <w:r w:rsidRPr="009E0995">
        <w:rPr>
          <w:rFonts w:hint="eastAsia"/>
        </w:rPr>
        <w:t>章 典型问题</w:t>
      </w:r>
      <w:r w:rsidR="004D4E3C">
        <w:rPr>
          <w:rFonts w:hint="eastAsia"/>
        </w:rPr>
        <w:t>与</w:t>
      </w:r>
      <w:r w:rsidRPr="009E0995">
        <w:rPr>
          <w:rFonts w:hint="eastAsia"/>
        </w:rPr>
        <w:t>解决</w:t>
      </w:r>
      <w:bookmarkEnd w:id="186"/>
    </w:p>
    <w:p w14:paraId="7C1C0E80" w14:textId="77777777" w:rsidR="009E0995" w:rsidRPr="009E0995" w:rsidRDefault="009E0995" w:rsidP="009E0995">
      <w:pPr>
        <w:spacing w:line="400" w:lineRule="exact"/>
        <w:ind w:firstLineChars="200" w:firstLine="480"/>
        <w:contextualSpacing/>
        <w:rPr>
          <w:color w:val="EE0000"/>
          <w:sz w:val="24"/>
        </w:rPr>
      </w:pPr>
      <w:bookmarkStart w:id="187" w:name="_Hlk226112137"/>
      <w:r w:rsidRPr="009E0995">
        <w:rPr>
          <w:rFonts w:hint="eastAsia"/>
          <w:color w:val="EE0000"/>
          <w:sz w:val="24"/>
        </w:rPr>
        <w:t>(</w:t>
      </w:r>
      <w:r w:rsidRPr="007B6295">
        <w:rPr>
          <w:rFonts w:hint="eastAsia"/>
          <w:b/>
          <w:bCs/>
          <w:color w:val="EE0000"/>
          <w:sz w:val="24"/>
        </w:rPr>
        <w:t>作者可根据实际情况，选择是否撰写。可列举几个核心问题、技术难题、让你花时间最多的难点等进行介绍说明，并给出解决方案。</w:t>
      </w:r>
      <w:r w:rsidRPr="009E0995">
        <w:rPr>
          <w:rFonts w:hint="eastAsia"/>
          <w:color w:val="EE0000"/>
          <w:sz w:val="24"/>
        </w:rPr>
        <w:t>可参考如下格式或自拟格式。</w:t>
      </w:r>
      <w:r w:rsidRPr="009E0995">
        <w:rPr>
          <w:rFonts w:hint="eastAsia"/>
          <w:color w:val="EE0000"/>
          <w:sz w:val="24"/>
        </w:rPr>
        <w:t>)</w:t>
      </w:r>
    </w:p>
    <w:p w14:paraId="5B65436D" w14:textId="682B1470" w:rsidR="009E0995" w:rsidRPr="009E0995" w:rsidRDefault="001B3E21" w:rsidP="009E0995">
      <w:pPr>
        <w:pStyle w:val="2"/>
      </w:pPr>
      <w:bookmarkStart w:id="188" w:name="_Toc226043361"/>
      <w:r>
        <w:rPr>
          <w:rFonts w:hint="eastAsia"/>
        </w:rPr>
        <w:t>6</w:t>
      </w:r>
      <w:r w:rsidR="009E0995" w:rsidRPr="009E0995">
        <w:rPr>
          <w:rFonts w:hint="eastAsia"/>
        </w:rPr>
        <w:t>.1 XXX</w:t>
      </w:r>
      <w:r w:rsidR="009E0995" w:rsidRPr="009E0995">
        <w:rPr>
          <w:rFonts w:hint="eastAsia"/>
        </w:rPr>
        <w:t>问题</w:t>
      </w:r>
      <w:bookmarkEnd w:id="188"/>
    </w:p>
    <w:p w14:paraId="56D8A169" w14:textId="77777777" w:rsidR="009E0995" w:rsidRPr="009E0995" w:rsidRDefault="009E0995" w:rsidP="009E0995">
      <w:pPr>
        <w:spacing w:line="400" w:lineRule="exact"/>
        <w:ind w:firstLineChars="200" w:firstLine="480"/>
        <w:contextualSpacing/>
        <w:rPr>
          <w:color w:val="EE0000"/>
          <w:sz w:val="24"/>
        </w:rPr>
      </w:pPr>
      <w:r w:rsidRPr="009E0995">
        <w:rPr>
          <w:rFonts w:hint="eastAsia"/>
          <w:color w:val="EE0000"/>
          <w:sz w:val="24"/>
        </w:rPr>
        <w:t>(</w:t>
      </w:r>
      <w:r w:rsidRPr="009E0995">
        <w:rPr>
          <w:color w:val="EE0000"/>
          <w:sz w:val="24"/>
        </w:rPr>
        <w:t>例如</w:t>
      </w:r>
      <w:r w:rsidRPr="009E0995">
        <w:rPr>
          <w:rFonts w:hint="eastAsia"/>
          <w:color w:val="EE0000"/>
          <w:sz w:val="24"/>
        </w:rPr>
        <w:t>：导出</w:t>
      </w:r>
      <w:r w:rsidRPr="009E0995">
        <w:rPr>
          <w:rFonts w:hint="eastAsia"/>
          <w:color w:val="EE0000"/>
          <w:sz w:val="24"/>
        </w:rPr>
        <w:t>EXCEL</w:t>
      </w:r>
      <w:r w:rsidRPr="009E0995">
        <w:rPr>
          <w:rFonts w:hint="eastAsia"/>
          <w:color w:val="EE0000"/>
          <w:sz w:val="24"/>
        </w:rPr>
        <w:t>文件时</w:t>
      </w:r>
      <w:r w:rsidRPr="009E0995">
        <w:rPr>
          <w:rFonts w:hint="eastAsia"/>
          <w:color w:val="EE0000"/>
          <w:sz w:val="24"/>
        </w:rPr>
        <w:t>SESSION</w:t>
      </w:r>
      <w:r w:rsidRPr="009E0995">
        <w:rPr>
          <w:rFonts w:hint="eastAsia"/>
          <w:color w:val="EE0000"/>
          <w:sz w:val="24"/>
        </w:rPr>
        <w:t>丢失问题</w:t>
      </w:r>
      <w:r w:rsidRPr="009E0995">
        <w:rPr>
          <w:rFonts w:hint="eastAsia"/>
          <w:color w:val="EE0000"/>
          <w:sz w:val="24"/>
        </w:rPr>
        <w:t>)</w:t>
      </w:r>
    </w:p>
    <w:p w14:paraId="4FB519CD" w14:textId="57BC0612" w:rsidR="009E0995" w:rsidRDefault="001B3E21" w:rsidP="00F96518">
      <w:pPr>
        <w:pStyle w:val="3"/>
      </w:pPr>
      <w:bookmarkStart w:id="189" w:name="_Toc226043362"/>
      <w:r>
        <w:rPr>
          <w:rFonts w:hint="eastAsia"/>
        </w:rPr>
        <w:t>6</w:t>
      </w:r>
      <w:r w:rsidR="009E0995" w:rsidRPr="009E0995">
        <w:rPr>
          <w:rFonts w:hint="eastAsia"/>
        </w:rPr>
        <w:t xml:space="preserve">.1.1 </w:t>
      </w:r>
      <w:r w:rsidR="009E0995" w:rsidRPr="009E0995">
        <w:rPr>
          <w:rFonts w:hint="eastAsia"/>
        </w:rPr>
        <w:t>问题描述</w:t>
      </w:r>
      <w:bookmarkEnd w:id="189"/>
    </w:p>
    <w:p w14:paraId="626E3902" w14:textId="77777777" w:rsidR="009E0995" w:rsidRPr="009E0995" w:rsidRDefault="009E0995" w:rsidP="009E0995">
      <w:pPr>
        <w:spacing w:line="400" w:lineRule="exact"/>
        <w:ind w:firstLineChars="200" w:firstLine="482"/>
        <w:contextualSpacing/>
        <w:rPr>
          <w:b/>
          <w:bCs/>
          <w:color w:val="000000" w:themeColor="text1"/>
          <w:sz w:val="24"/>
          <w:szCs w:val="32"/>
        </w:rPr>
      </w:pPr>
    </w:p>
    <w:p w14:paraId="71ABB373" w14:textId="6341C444" w:rsidR="009E0995" w:rsidRPr="00F96518" w:rsidRDefault="001B3E21" w:rsidP="00F96518">
      <w:pPr>
        <w:pStyle w:val="3"/>
      </w:pPr>
      <w:bookmarkStart w:id="190" w:name="_Toc226043363"/>
      <w:r>
        <w:rPr>
          <w:rFonts w:hint="eastAsia"/>
        </w:rPr>
        <w:t>6</w:t>
      </w:r>
      <w:r w:rsidR="009E0995" w:rsidRPr="009E0995">
        <w:rPr>
          <w:rFonts w:hint="eastAsia"/>
        </w:rPr>
        <w:t xml:space="preserve">.1.2 </w:t>
      </w:r>
      <w:r w:rsidR="009E0995" w:rsidRPr="009E0995">
        <w:rPr>
          <w:rFonts w:hint="eastAsia"/>
        </w:rPr>
        <w:t>解决方</w:t>
      </w:r>
      <w:r w:rsidR="009E0995">
        <w:rPr>
          <w:rFonts w:hint="eastAsia"/>
        </w:rPr>
        <w:t>法</w:t>
      </w:r>
      <w:bookmarkEnd w:id="190"/>
    </w:p>
    <w:p w14:paraId="4D30EF80" w14:textId="77777777" w:rsidR="009E0995" w:rsidRPr="009E0995" w:rsidRDefault="009E0995" w:rsidP="009E0995">
      <w:pPr>
        <w:spacing w:line="400" w:lineRule="exact"/>
        <w:ind w:firstLineChars="200" w:firstLine="482"/>
        <w:contextualSpacing/>
        <w:rPr>
          <w:b/>
          <w:bCs/>
          <w:color w:val="000000" w:themeColor="text1"/>
          <w:sz w:val="24"/>
          <w:szCs w:val="32"/>
        </w:rPr>
      </w:pPr>
    </w:p>
    <w:p w14:paraId="631024C8" w14:textId="6D135BD6" w:rsidR="009E0995" w:rsidRDefault="001B3E21" w:rsidP="00F96518">
      <w:pPr>
        <w:pStyle w:val="3"/>
      </w:pPr>
      <w:bookmarkStart w:id="191" w:name="_Toc226043364"/>
      <w:r>
        <w:rPr>
          <w:rFonts w:hint="eastAsia"/>
        </w:rPr>
        <w:t>6</w:t>
      </w:r>
      <w:r w:rsidR="009E0995" w:rsidRPr="009E0995">
        <w:rPr>
          <w:rFonts w:hint="eastAsia"/>
        </w:rPr>
        <w:t xml:space="preserve">.1.3 </w:t>
      </w:r>
      <w:r w:rsidR="009E0995" w:rsidRPr="009E0995">
        <w:rPr>
          <w:rFonts w:hint="eastAsia"/>
        </w:rPr>
        <w:t>结果</w:t>
      </w:r>
      <w:bookmarkEnd w:id="191"/>
    </w:p>
    <w:p w14:paraId="7F153DF8" w14:textId="77777777" w:rsidR="009E0995" w:rsidRPr="009E0995" w:rsidRDefault="009E0995" w:rsidP="009E0995">
      <w:pPr>
        <w:spacing w:line="400" w:lineRule="exact"/>
        <w:ind w:firstLineChars="200" w:firstLine="482"/>
        <w:contextualSpacing/>
        <w:rPr>
          <w:b/>
          <w:bCs/>
          <w:color w:val="000000" w:themeColor="text1"/>
          <w:sz w:val="24"/>
          <w:szCs w:val="32"/>
        </w:rPr>
      </w:pPr>
    </w:p>
    <w:p w14:paraId="7D5FFCF8" w14:textId="1AB7199B" w:rsidR="009E0995" w:rsidRPr="009E0995" w:rsidRDefault="001B3E21" w:rsidP="009E0995">
      <w:pPr>
        <w:pStyle w:val="2"/>
      </w:pPr>
      <w:bookmarkStart w:id="192" w:name="_Toc226043365"/>
      <w:r>
        <w:rPr>
          <w:rFonts w:hint="eastAsia"/>
        </w:rPr>
        <w:t>6</w:t>
      </w:r>
      <w:r w:rsidR="009E0995" w:rsidRPr="009E0995">
        <w:rPr>
          <w:rFonts w:hint="eastAsia"/>
        </w:rPr>
        <w:t>.2 XXX</w:t>
      </w:r>
      <w:r w:rsidR="009E0995" w:rsidRPr="009E0995">
        <w:rPr>
          <w:rFonts w:hint="eastAsia"/>
        </w:rPr>
        <w:t>问题</w:t>
      </w:r>
      <w:bookmarkEnd w:id="192"/>
    </w:p>
    <w:p w14:paraId="6678C102" w14:textId="77777777" w:rsidR="009E0995" w:rsidRPr="009E0995" w:rsidRDefault="009E0995" w:rsidP="009E0995">
      <w:pPr>
        <w:spacing w:line="400" w:lineRule="exact"/>
        <w:ind w:firstLineChars="200" w:firstLine="480"/>
        <w:contextualSpacing/>
        <w:rPr>
          <w:color w:val="EE0000"/>
          <w:sz w:val="24"/>
        </w:rPr>
      </w:pPr>
      <w:r w:rsidRPr="009E0995">
        <w:rPr>
          <w:rFonts w:hint="eastAsia"/>
          <w:color w:val="EE0000"/>
          <w:sz w:val="24"/>
        </w:rPr>
        <w:t>(</w:t>
      </w:r>
      <w:r w:rsidRPr="009E0995">
        <w:rPr>
          <w:rFonts w:hint="eastAsia"/>
          <w:color w:val="EE0000"/>
          <w:sz w:val="24"/>
        </w:rPr>
        <w:t>例如：中文乱码问题</w:t>
      </w:r>
      <w:r w:rsidRPr="009E0995">
        <w:rPr>
          <w:rFonts w:hint="eastAsia"/>
          <w:color w:val="EE0000"/>
          <w:sz w:val="24"/>
        </w:rPr>
        <w:t>)</w:t>
      </w:r>
    </w:p>
    <w:p w14:paraId="419160F0" w14:textId="7D5E0255" w:rsidR="009E0995" w:rsidRDefault="001B3E21" w:rsidP="00F96518">
      <w:pPr>
        <w:pStyle w:val="3"/>
      </w:pPr>
      <w:bookmarkStart w:id="193" w:name="_Toc226043366"/>
      <w:r>
        <w:rPr>
          <w:rFonts w:hint="eastAsia"/>
        </w:rPr>
        <w:t>6</w:t>
      </w:r>
      <w:r w:rsidR="009E0995" w:rsidRPr="009E0995">
        <w:rPr>
          <w:rFonts w:hint="eastAsia"/>
        </w:rPr>
        <w:t xml:space="preserve">.2.1 </w:t>
      </w:r>
      <w:r w:rsidR="009E0995" w:rsidRPr="009E0995">
        <w:rPr>
          <w:rFonts w:hint="eastAsia"/>
        </w:rPr>
        <w:t>问题描述</w:t>
      </w:r>
      <w:bookmarkEnd w:id="193"/>
    </w:p>
    <w:p w14:paraId="57A3C4E4" w14:textId="77777777" w:rsidR="009E0995" w:rsidRPr="009E0995" w:rsidRDefault="009E0995" w:rsidP="009E0995"/>
    <w:p w14:paraId="0140B0A8" w14:textId="1A8C6B78" w:rsidR="009E0995" w:rsidRDefault="001B3E21" w:rsidP="00F96518">
      <w:pPr>
        <w:pStyle w:val="3"/>
      </w:pPr>
      <w:bookmarkStart w:id="194" w:name="_Toc226043367"/>
      <w:r>
        <w:rPr>
          <w:rFonts w:hint="eastAsia"/>
        </w:rPr>
        <w:t>6</w:t>
      </w:r>
      <w:r w:rsidR="009E0995" w:rsidRPr="009E0995">
        <w:rPr>
          <w:rFonts w:hint="eastAsia"/>
        </w:rPr>
        <w:t xml:space="preserve">.2.2 </w:t>
      </w:r>
      <w:r w:rsidR="009E0995" w:rsidRPr="009E0995">
        <w:rPr>
          <w:rFonts w:hint="eastAsia"/>
        </w:rPr>
        <w:t>解决</w:t>
      </w:r>
      <w:r w:rsidR="009E0995">
        <w:rPr>
          <w:rFonts w:hint="eastAsia"/>
        </w:rPr>
        <w:t>方法</w:t>
      </w:r>
      <w:bookmarkEnd w:id="194"/>
    </w:p>
    <w:p w14:paraId="6D6018A6" w14:textId="77777777" w:rsidR="009E0995" w:rsidRPr="009E0995" w:rsidRDefault="009E0995" w:rsidP="009E0995"/>
    <w:p w14:paraId="29C5CBDD" w14:textId="1803A659" w:rsidR="009E0995" w:rsidRDefault="001B3E21" w:rsidP="00F96518">
      <w:pPr>
        <w:pStyle w:val="3"/>
      </w:pPr>
      <w:bookmarkStart w:id="195" w:name="_Toc226043368"/>
      <w:r>
        <w:rPr>
          <w:rFonts w:hint="eastAsia"/>
        </w:rPr>
        <w:t>6</w:t>
      </w:r>
      <w:r w:rsidR="009E0995" w:rsidRPr="009E0995">
        <w:rPr>
          <w:rFonts w:hint="eastAsia"/>
        </w:rPr>
        <w:t xml:space="preserve">.2.3 </w:t>
      </w:r>
      <w:r w:rsidR="009E0995" w:rsidRPr="009E0995">
        <w:rPr>
          <w:rFonts w:hint="eastAsia"/>
        </w:rPr>
        <w:t>结果</w:t>
      </w:r>
      <w:bookmarkEnd w:id="195"/>
    </w:p>
    <w:bookmarkEnd w:id="187"/>
    <w:p w14:paraId="4C84FC11" w14:textId="33016CB1" w:rsidR="009E0995" w:rsidRDefault="009E0995">
      <w:pPr>
        <w:widowControl/>
        <w:jc w:val="left"/>
      </w:pPr>
      <w:r>
        <w:br w:type="page"/>
      </w:r>
    </w:p>
    <w:p w14:paraId="15B2E2F7" w14:textId="5F11704F" w:rsidR="00AE52C0" w:rsidRPr="00885C31" w:rsidRDefault="00885C31" w:rsidP="0021542D">
      <w:pPr>
        <w:pStyle w:val="1"/>
        <w:rPr>
          <w:rFonts w:hint="eastAsia"/>
        </w:rPr>
      </w:pPr>
      <w:bookmarkStart w:id="196" w:name="_Toc487102580"/>
      <w:bookmarkStart w:id="197" w:name="_Toc350763300"/>
      <w:bookmarkStart w:id="198" w:name="_Toc320540840"/>
      <w:bookmarkStart w:id="199" w:name="_Toc323481151"/>
      <w:bookmarkStart w:id="200" w:name="_Toc323475853"/>
      <w:bookmarkStart w:id="201" w:name="_Toc320714640"/>
      <w:bookmarkStart w:id="202" w:name="_Toc323475959"/>
      <w:bookmarkStart w:id="203" w:name="_Toc321401024"/>
      <w:bookmarkStart w:id="204" w:name="_Toc320552959"/>
      <w:bookmarkStart w:id="205" w:name="_Toc320541025"/>
      <w:bookmarkStart w:id="206" w:name="_Toc320540798"/>
      <w:bookmarkStart w:id="207" w:name="_Toc320541077"/>
      <w:bookmarkStart w:id="208" w:name="_Toc320540679"/>
      <w:bookmarkStart w:id="209" w:name="_Toc226043369"/>
      <w:bookmarkEnd w:id="125"/>
      <w:bookmarkEnd w:id="126"/>
      <w:r w:rsidRPr="009E0995">
        <w:rPr>
          <w:rFonts w:hint="eastAsia"/>
        </w:rPr>
        <w:lastRenderedPageBreak/>
        <w:t>第</w:t>
      </w:r>
      <w:r w:rsidR="001B3E21">
        <w:rPr>
          <w:rFonts w:hint="eastAsia"/>
        </w:rPr>
        <w:t>七</w:t>
      </w:r>
      <w:r w:rsidRPr="009E0995">
        <w:rPr>
          <w:rFonts w:hint="eastAsia"/>
        </w:rPr>
        <w:t>章</w:t>
      </w:r>
      <w:r>
        <w:rPr>
          <w:rFonts w:hint="eastAsia"/>
        </w:rPr>
        <w:t xml:space="preserve"> </w:t>
      </w:r>
      <w:r w:rsidR="00F1499D">
        <w:rPr>
          <w:rFonts w:hint="eastAsia"/>
          <w:szCs w:val="32"/>
        </w:rPr>
        <w:t>结论</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4619A39A" w14:textId="01795175" w:rsidR="009E0995" w:rsidRPr="009E0995" w:rsidRDefault="009E0995" w:rsidP="009E0995">
      <w:pPr>
        <w:spacing w:line="400" w:lineRule="exact"/>
        <w:ind w:firstLineChars="200" w:firstLine="480"/>
        <w:contextualSpacing/>
        <w:rPr>
          <w:color w:val="EE0000"/>
          <w:sz w:val="24"/>
        </w:rPr>
      </w:pPr>
      <w:bookmarkStart w:id="210" w:name="_Hlk226112243"/>
      <w:r w:rsidRPr="009E0995">
        <w:rPr>
          <w:rFonts w:hint="eastAsia"/>
          <w:color w:val="EE0000"/>
          <w:sz w:val="24"/>
        </w:rPr>
        <w:t>(</w:t>
      </w:r>
      <w:r w:rsidRPr="009E0995">
        <w:rPr>
          <w:rFonts w:hint="eastAsia"/>
          <w:color w:val="EE0000"/>
          <w:sz w:val="24"/>
        </w:rPr>
        <w:t>对论文工作进行总结，同时说明工作中存下的不足，已经后续可以开展的相关工作。</w:t>
      </w:r>
      <w:r w:rsidR="007B6295">
        <w:rPr>
          <w:rFonts w:hint="eastAsia"/>
          <w:color w:val="EE0000"/>
          <w:sz w:val="24"/>
        </w:rPr>
        <w:t>需要注意结论和研究内容、摘要的写法不同</w:t>
      </w:r>
      <w:r w:rsidRPr="009E0995">
        <w:rPr>
          <w:rFonts w:hint="eastAsia"/>
          <w:color w:val="EE0000"/>
          <w:sz w:val="24"/>
        </w:rPr>
        <w:t>)</w:t>
      </w:r>
    </w:p>
    <w:p w14:paraId="012736F7" w14:textId="008CD1FA" w:rsidR="009E0995" w:rsidRPr="009E0995" w:rsidRDefault="009E0995" w:rsidP="009E0995">
      <w:pPr>
        <w:spacing w:line="400" w:lineRule="exact"/>
        <w:ind w:firstLineChars="200" w:firstLine="480"/>
        <w:contextualSpacing/>
        <w:rPr>
          <w:color w:val="EE0000"/>
          <w:sz w:val="24"/>
        </w:rPr>
      </w:pPr>
      <w:r w:rsidRPr="009E0995">
        <w:rPr>
          <w:rFonts w:hint="eastAsia"/>
          <w:color w:val="EE0000"/>
          <w:sz w:val="24"/>
        </w:rPr>
        <w:t>【参考</w:t>
      </w:r>
      <w:r w:rsidR="00885C31">
        <w:rPr>
          <w:rFonts w:hint="eastAsia"/>
          <w:color w:val="EE0000"/>
          <w:sz w:val="24"/>
        </w:rPr>
        <w:t>示例</w:t>
      </w:r>
      <w:r w:rsidRPr="009E0995">
        <w:rPr>
          <w:rFonts w:hint="eastAsia"/>
          <w:color w:val="EE0000"/>
          <w:sz w:val="24"/>
        </w:rPr>
        <w:t>】</w:t>
      </w:r>
    </w:p>
    <w:p w14:paraId="74009644" w14:textId="02C7853A" w:rsidR="009E0995" w:rsidRPr="005B5ACA" w:rsidRDefault="009E0995">
      <w:pPr>
        <w:spacing w:line="400" w:lineRule="exact"/>
        <w:ind w:firstLineChars="200" w:firstLine="480"/>
        <w:rPr>
          <w:color w:val="000000"/>
          <w:sz w:val="24"/>
        </w:rPr>
      </w:pPr>
      <w:r w:rsidRPr="005B5ACA">
        <w:rPr>
          <w:color w:val="000000"/>
          <w:sz w:val="24"/>
        </w:rPr>
        <w:t>本系统根据学校课程管理的实际需求，在</w:t>
      </w:r>
      <w:r w:rsidRPr="005B5ACA">
        <w:rPr>
          <w:color w:val="000000"/>
          <w:sz w:val="24"/>
        </w:rPr>
        <w:t>Struts2+Ibatis</w:t>
      </w:r>
      <w:r w:rsidRPr="005B5ACA">
        <w:rPr>
          <w:color w:val="000000"/>
          <w:sz w:val="24"/>
        </w:rPr>
        <w:t>架构下设计开发而成。系统以</w:t>
      </w:r>
      <w:proofErr w:type="gramStart"/>
      <w:r w:rsidRPr="005B5ACA">
        <w:rPr>
          <w:color w:val="000000"/>
          <w:sz w:val="24"/>
        </w:rPr>
        <w:t>美观友好</w:t>
      </w:r>
      <w:proofErr w:type="gramEnd"/>
      <w:r w:rsidRPr="005B5ACA">
        <w:rPr>
          <w:color w:val="000000"/>
          <w:sz w:val="24"/>
        </w:rPr>
        <w:t>的人机交互界面和较为完善的功能体系，为教师的数据结构课程日常教务管理和学生的数据结构课程学习提供了一个方便、快捷的辅助平台。运行安装本系统后，教师可以从繁杂的传统管理模式走向高效的数字化管理模式。通过本系统教师可以科学，系统地管理日常教学教务。系统的主要功能包括：教师可以在线维护课程教学大纲，发布课程公告，维护个人信息，管理教师课件，在线布置学生作业，记录学生出勤，维护管理试卷库，编辑学生上传的学习资源，发布考试安排信息，录入考试成绩等日常教务管理；学生可以在线查询课程相关信息，下载教师课件，查看作业内容，上传作业，查询考试成绩，共享学习资源，在线交流学习。系统还为师生之间的学习交流提供了一个在线交流平台</w:t>
      </w:r>
      <w:r w:rsidRPr="005B5ACA">
        <w:rPr>
          <w:color w:val="000000"/>
          <w:sz w:val="24"/>
        </w:rPr>
        <w:t>—BBS</w:t>
      </w:r>
      <w:r w:rsidRPr="005B5ACA">
        <w:rPr>
          <w:color w:val="000000"/>
          <w:sz w:val="24"/>
        </w:rPr>
        <w:t>，方便了教师的答疑解惑，学生的学习交流。实现了教育现代化和管理信息化的有机结合，充分提高了教学资源的利用率，为教学水平的提高和教学环境的改善提供了捷径。</w:t>
      </w:r>
      <w:bookmarkEnd w:id="210"/>
    </w:p>
    <w:p w14:paraId="3B4EC3A2" w14:textId="77777777" w:rsidR="009E0995" w:rsidRDefault="009E0995">
      <w:pPr>
        <w:widowControl/>
        <w:jc w:val="left"/>
        <w:rPr>
          <w:rFonts w:ascii="宋体" w:hAnsi="宋体" w:hint="eastAsia"/>
          <w:color w:val="000000"/>
          <w:sz w:val="24"/>
        </w:rPr>
      </w:pPr>
      <w:r>
        <w:rPr>
          <w:rFonts w:ascii="宋体" w:hAnsi="宋体" w:hint="eastAsia"/>
          <w:color w:val="000000"/>
          <w:sz w:val="24"/>
        </w:rPr>
        <w:br w:type="page"/>
      </w:r>
    </w:p>
    <w:p w14:paraId="0ED5D8A7" w14:textId="48D99FF8" w:rsidR="00AE52C0" w:rsidRDefault="00F1499D" w:rsidP="0021542D">
      <w:pPr>
        <w:pStyle w:val="1"/>
        <w:rPr>
          <w:rFonts w:hint="eastAsia"/>
        </w:rPr>
      </w:pPr>
      <w:bookmarkStart w:id="211" w:name="_Toc350763303"/>
      <w:bookmarkStart w:id="212" w:name="_Toc487102583"/>
      <w:bookmarkStart w:id="213" w:name="_Toc226043370"/>
      <w:r>
        <w:rPr>
          <w:rFonts w:hint="eastAsia"/>
        </w:rPr>
        <w:lastRenderedPageBreak/>
        <w:t>参考文献</w:t>
      </w:r>
      <w:bookmarkEnd w:id="211"/>
      <w:bookmarkEnd w:id="212"/>
      <w:bookmarkEnd w:id="213"/>
    </w:p>
    <w:p w14:paraId="7C71E589" w14:textId="77777777" w:rsidR="009E0995" w:rsidRDefault="009E0995" w:rsidP="009E0995">
      <w:pPr>
        <w:pStyle w:val="a"/>
        <w:numPr>
          <w:ilvl w:val="0"/>
          <w:numId w:val="0"/>
        </w:numPr>
        <w:spacing w:line="400" w:lineRule="exact"/>
        <w:ind w:right="240"/>
        <w:jc w:val="both"/>
        <w:rPr>
          <w:color w:val="EE0000"/>
          <w:sz w:val="24"/>
        </w:rPr>
      </w:pPr>
      <w:bookmarkStart w:id="214" w:name="_Hlk226112295"/>
      <w:r w:rsidRPr="00421D68">
        <w:rPr>
          <w:rFonts w:hint="eastAsia"/>
          <w:color w:val="EE0000"/>
          <w:sz w:val="24"/>
          <w:szCs w:val="28"/>
        </w:rPr>
        <w:t>所有参考文献必须在正文出引用！</w:t>
      </w:r>
      <w:r w:rsidRPr="00421D68">
        <w:rPr>
          <w:rFonts w:hint="eastAsia"/>
          <w:color w:val="EE0000"/>
          <w:sz w:val="24"/>
        </w:rPr>
        <w:t>根据</w:t>
      </w:r>
      <w:r w:rsidRPr="00421D68">
        <w:rPr>
          <w:rFonts w:hint="eastAsia"/>
          <w:color w:val="EE0000"/>
          <w:sz w:val="24"/>
        </w:rPr>
        <w:t>GB/T 7714</w:t>
      </w:r>
      <w:r w:rsidRPr="00421D68">
        <w:rPr>
          <w:rFonts w:hint="eastAsia"/>
          <w:color w:val="EE0000"/>
          <w:sz w:val="24"/>
        </w:rPr>
        <w:t>—</w:t>
      </w:r>
      <w:r w:rsidRPr="00421D68">
        <w:rPr>
          <w:rFonts w:hint="eastAsia"/>
          <w:color w:val="EE0000"/>
          <w:sz w:val="24"/>
        </w:rPr>
        <w:t>2015</w:t>
      </w:r>
      <w:r w:rsidRPr="00421D68">
        <w:rPr>
          <w:rFonts w:hint="eastAsia"/>
          <w:color w:val="EE0000"/>
          <w:sz w:val="24"/>
        </w:rPr>
        <w:t>，不同类型文献要采用不同格式。以下是科研中常用的七类格式，</w:t>
      </w:r>
      <w:r>
        <w:rPr>
          <w:rFonts w:hint="eastAsia"/>
          <w:color w:val="EE0000"/>
          <w:sz w:val="24"/>
        </w:rPr>
        <w:t>格式如下。</w:t>
      </w:r>
    </w:p>
    <w:p w14:paraId="228B8FAD" w14:textId="4D909163" w:rsidR="009E0995" w:rsidRPr="00106CE4" w:rsidRDefault="00106CE4" w:rsidP="009E0995">
      <w:pPr>
        <w:spacing w:line="400" w:lineRule="exact"/>
        <w:contextualSpacing/>
        <w:rPr>
          <w:b/>
          <w:bCs/>
          <w:color w:val="EE0000"/>
          <w:sz w:val="24"/>
        </w:rPr>
      </w:pPr>
      <w:r w:rsidRPr="00106CE4">
        <w:rPr>
          <w:rFonts w:hint="eastAsia"/>
          <w:b/>
          <w:bCs/>
          <w:color w:val="EE0000"/>
          <w:sz w:val="24"/>
        </w:rPr>
        <w:t>参考文献需要使用交叉引用的方式，需要一一对应！！！</w:t>
      </w:r>
    </w:p>
    <w:p w14:paraId="26716383" w14:textId="417BFB04" w:rsidR="009E0995" w:rsidRPr="009E0995" w:rsidRDefault="009E0995" w:rsidP="009E0995">
      <w:pPr>
        <w:spacing w:line="400" w:lineRule="exact"/>
        <w:contextualSpacing/>
        <w:rPr>
          <w:color w:val="EE0000"/>
          <w:sz w:val="24"/>
        </w:rPr>
      </w:pPr>
      <w:r w:rsidRPr="009E0995">
        <w:rPr>
          <w:rFonts w:hint="eastAsia"/>
          <w:color w:val="EE0000"/>
          <w:sz w:val="24"/>
        </w:rPr>
        <w:t>【参考</w:t>
      </w:r>
      <w:r w:rsidR="00885C31">
        <w:rPr>
          <w:rFonts w:hint="eastAsia"/>
          <w:color w:val="EE0000"/>
          <w:sz w:val="24"/>
        </w:rPr>
        <w:t>示例</w:t>
      </w:r>
      <w:r w:rsidRPr="009E0995">
        <w:rPr>
          <w:rFonts w:hint="eastAsia"/>
          <w:color w:val="EE0000"/>
          <w:sz w:val="24"/>
        </w:rPr>
        <w:t>】</w:t>
      </w:r>
    </w:p>
    <w:p w14:paraId="0FCAF5E8"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3.1 </w:t>
      </w:r>
      <w:r w:rsidRPr="00421D68">
        <w:rPr>
          <w:rFonts w:hint="eastAsia"/>
          <w:color w:val="4BACC6" w:themeColor="accent5"/>
          <w:sz w:val="24"/>
        </w:rPr>
        <w:t>专著（</w:t>
      </w:r>
      <w:r w:rsidRPr="00421D68">
        <w:rPr>
          <w:rFonts w:hint="eastAsia"/>
          <w:color w:val="4BACC6" w:themeColor="accent5"/>
          <w:sz w:val="24"/>
        </w:rPr>
        <w:t>M</w:t>
      </w:r>
      <w:r w:rsidRPr="00421D68">
        <w:rPr>
          <w:rFonts w:hint="eastAsia"/>
          <w:color w:val="4BACC6" w:themeColor="accent5"/>
          <w:sz w:val="24"/>
        </w:rPr>
        <w:t>）</w:t>
      </w:r>
    </w:p>
    <w:p w14:paraId="78488CE9"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格式：主要责任者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 xml:space="preserve">]. </w:t>
      </w:r>
      <w:r w:rsidRPr="00421D68">
        <w:rPr>
          <w:rFonts w:hint="eastAsia"/>
          <w:color w:val="4BACC6" w:themeColor="accent5"/>
          <w:sz w:val="24"/>
        </w:rPr>
        <w:t>版本</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w:t>
      </w:r>
    </w:p>
    <w:p w14:paraId="1252B95D" w14:textId="77777777" w:rsidR="009E0995" w:rsidRPr="00421D68" w:rsidRDefault="009E0995" w:rsidP="009E0995">
      <w:pPr>
        <w:pStyle w:val="a"/>
        <w:spacing w:line="400" w:lineRule="exact"/>
        <w:ind w:left="0"/>
        <w:jc w:val="both"/>
        <w:rPr>
          <w:color w:val="EE0000"/>
          <w:sz w:val="24"/>
        </w:rPr>
      </w:pPr>
      <w:r w:rsidRPr="00421D68">
        <w:rPr>
          <w:rFonts w:hint="eastAsia"/>
          <w:color w:val="EE0000"/>
          <w:sz w:val="24"/>
        </w:rPr>
        <w:t>王明</w:t>
      </w:r>
      <w:r w:rsidRPr="00421D68">
        <w:rPr>
          <w:rFonts w:hint="eastAsia"/>
          <w:color w:val="EE0000"/>
          <w:sz w:val="24"/>
        </w:rPr>
        <w:t xml:space="preserve">. </w:t>
      </w:r>
      <w:r w:rsidRPr="00421D68">
        <w:rPr>
          <w:rFonts w:hint="eastAsia"/>
          <w:color w:val="EE0000"/>
          <w:sz w:val="24"/>
        </w:rPr>
        <w:t>机器学习基础</w:t>
      </w:r>
      <w:r w:rsidRPr="00421D68">
        <w:rPr>
          <w:rFonts w:hint="eastAsia"/>
          <w:color w:val="EE0000"/>
          <w:sz w:val="24"/>
        </w:rPr>
        <w:t xml:space="preserve">[M]. </w:t>
      </w:r>
      <w:r w:rsidRPr="00421D68">
        <w:rPr>
          <w:rFonts w:hint="eastAsia"/>
          <w:color w:val="EE0000"/>
          <w:sz w:val="24"/>
        </w:rPr>
        <w:t>北京</w:t>
      </w:r>
      <w:r w:rsidRPr="00421D68">
        <w:rPr>
          <w:rFonts w:hint="eastAsia"/>
          <w:color w:val="EE0000"/>
          <w:sz w:val="24"/>
        </w:rPr>
        <w:t xml:space="preserve">: </w:t>
      </w:r>
      <w:r w:rsidRPr="00421D68">
        <w:rPr>
          <w:rFonts w:hint="eastAsia"/>
          <w:color w:val="EE0000"/>
          <w:sz w:val="24"/>
        </w:rPr>
        <w:t>科学出版社</w:t>
      </w:r>
      <w:r w:rsidRPr="00421D68">
        <w:rPr>
          <w:rFonts w:hint="eastAsia"/>
          <w:color w:val="EE0000"/>
          <w:sz w:val="24"/>
        </w:rPr>
        <w:t>, 2018.</w:t>
      </w:r>
    </w:p>
    <w:p w14:paraId="0A9DDBDC"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3.2 </w:t>
      </w:r>
      <w:r w:rsidRPr="00421D68">
        <w:rPr>
          <w:rFonts w:hint="eastAsia"/>
          <w:color w:val="4BACC6" w:themeColor="accent5"/>
          <w:sz w:val="24"/>
        </w:rPr>
        <w:t>专著里的章节（析出文献）</w:t>
      </w:r>
    </w:p>
    <w:p w14:paraId="65084DCD"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格式：析出责任者</w:t>
      </w:r>
      <w:r w:rsidRPr="00421D68">
        <w:rPr>
          <w:rFonts w:hint="eastAsia"/>
          <w:color w:val="4BACC6" w:themeColor="accent5"/>
          <w:sz w:val="24"/>
        </w:rPr>
        <w:t xml:space="preserve">. </w:t>
      </w:r>
      <w:r w:rsidRPr="00421D68">
        <w:rPr>
          <w:rFonts w:hint="eastAsia"/>
          <w:color w:val="4BACC6" w:themeColor="accent5"/>
          <w:sz w:val="24"/>
        </w:rPr>
        <w:t>析出题名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w:t>
      </w:r>
      <w:r w:rsidRPr="00421D68">
        <w:rPr>
          <w:rFonts w:hint="eastAsia"/>
          <w:color w:val="4BACC6" w:themeColor="accent5"/>
          <w:sz w:val="24"/>
        </w:rPr>
        <w:t>主编</w:t>
      </w:r>
      <w:r w:rsidRPr="00421D68">
        <w:rPr>
          <w:rFonts w:hint="eastAsia"/>
          <w:color w:val="4BACC6" w:themeColor="accent5"/>
          <w:sz w:val="24"/>
        </w:rPr>
        <w:t xml:space="preserve">. </w:t>
      </w:r>
      <w:r w:rsidRPr="00421D68">
        <w:rPr>
          <w:rFonts w:hint="eastAsia"/>
          <w:color w:val="4BACC6" w:themeColor="accent5"/>
          <w:sz w:val="24"/>
        </w:rPr>
        <w:t>书名</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 xml:space="preserve">: </w:t>
      </w:r>
      <w:r w:rsidRPr="00421D68">
        <w:rPr>
          <w:rFonts w:hint="eastAsia"/>
          <w:color w:val="4BACC6" w:themeColor="accent5"/>
          <w:sz w:val="24"/>
        </w:rPr>
        <w:t>页码</w:t>
      </w:r>
      <w:r w:rsidRPr="00421D68">
        <w:rPr>
          <w:rFonts w:hint="eastAsia"/>
          <w:color w:val="4BACC6" w:themeColor="accent5"/>
          <w:sz w:val="24"/>
        </w:rPr>
        <w:t>.</w:t>
      </w:r>
    </w:p>
    <w:p w14:paraId="0A9DAB3C"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李强</w:t>
      </w:r>
      <w:r w:rsidRPr="00421D68">
        <w:rPr>
          <w:rFonts w:hint="eastAsia"/>
          <w:color w:val="EE0000"/>
          <w:sz w:val="24"/>
        </w:rPr>
        <w:t xml:space="preserve">. </w:t>
      </w:r>
      <w:r w:rsidRPr="00421D68">
        <w:rPr>
          <w:rFonts w:hint="eastAsia"/>
          <w:color w:val="EE0000"/>
          <w:sz w:val="24"/>
        </w:rPr>
        <w:t>神经网络应用</w:t>
      </w:r>
      <w:r w:rsidRPr="00421D68">
        <w:rPr>
          <w:rFonts w:hint="eastAsia"/>
          <w:color w:val="EE0000"/>
          <w:sz w:val="24"/>
        </w:rPr>
        <w:t>[M]//</w:t>
      </w:r>
      <w:r w:rsidRPr="00421D68">
        <w:rPr>
          <w:rFonts w:hint="eastAsia"/>
          <w:color w:val="EE0000"/>
          <w:sz w:val="24"/>
        </w:rPr>
        <w:t>陈林</w:t>
      </w:r>
      <w:r w:rsidRPr="00421D68">
        <w:rPr>
          <w:rFonts w:hint="eastAsia"/>
          <w:color w:val="EE0000"/>
          <w:sz w:val="24"/>
        </w:rPr>
        <w:t xml:space="preserve">. </w:t>
      </w:r>
      <w:r w:rsidRPr="00421D68">
        <w:rPr>
          <w:rFonts w:hint="eastAsia"/>
          <w:color w:val="EE0000"/>
          <w:sz w:val="24"/>
        </w:rPr>
        <w:t>人工智能概论</w:t>
      </w:r>
      <w:r w:rsidRPr="00421D68">
        <w:rPr>
          <w:rFonts w:hint="eastAsia"/>
          <w:color w:val="EE0000"/>
          <w:sz w:val="24"/>
        </w:rPr>
        <w:t xml:space="preserve">. </w:t>
      </w:r>
      <w:r w:rsidRPr="00421D68">
        <w:rPr>
          <w:rFonts w:hint="eastAsia"/>
          <w:color w:val="EE0000"/>
          <w:sz w:val="24"/>
        </w:rPr>
        <w:t>上海</w:t>
      </w:r>
      <w:r w:rsidRPr="00421D68">
        <w:rPr>
          <w:rFonts w:hint="eastAsia"/>
          <w:color w:val="EE0000"/>
          <w:sz w:val="24"/>
        </w:rPr>
        <w:t xml:space="preserve">: </w:t>
      </w:r>
      <w:r w:rsidRPr="00421D68">
        <w:rPr>
          <w:rFonts w:hint="eastAsia"/>
          <w:color w:val="EE0000"/>
          <w:sz w:val="24"/>
        </w:rPr>
        <w:t>上交大出版社</w:t>
      </w:r>
      <w:r w:rsidRPr="00421D68">
        <w:rPr>
          <w:rFonts w:hint="eastAsia"/>
          <w:color w:val="EE0000"/>
          <w:sz w:val="24"/>
        </w:rPr>
        <w:t>, 2019: 120-135.</w:t>
      </w:r>
    </w:p>
    <w:p w14:paraId="5DBED6A4"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3.3 </w:t>
      </w:r>
      <w:r w:rsidRPr="00421D68">
        <w:rPr>
          <w:rFonts w:hint="eastAsia"/>
          <w:color w:val="4BACC6" w:themeColor="accent5"/>
          <w:sz w:val="24"/>
        </w:rPr>
        <w:t>连续出版物（期刊整体）</w:t>
      </w:r>
    </w:p>
    <w:p w14:paraId="7D3D341B"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格式：责任者</w:t>
      </w:r>
      <w:r w:rsidRPr="00421D68">
        <w:rPr>
          <w:rFonts w:hint="eastAsia"/>
          <w:color w:val="4BACC6" w:themeColor="accent5"/>
          <w:sz w:val="24"/>
        </w:rPr>
        <w:t xml:space="preserve">. </w:t>
      </w:r>
      <w:r w:rsidRPr="00421D68">
        <w:rPr>
          <w:rFonts w:hint="eastAsia"/>
          <w:color w:val="4BACC6" w:themeColor="accent5"/>
          <w:sz w:val="24"/>
        </w:rPr>
        <w:t>刊名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 xml:space="preserve">]. </w:t>
      </w:r>
      <w:r w:rsidRPr="00421D68">
        <w:rPr>
          <w:rFonts w:hint="eastAsia"/>
          <w:color w:val="4BACC6" w:themeColor="accent5"/>
          <w:sz w:val="24"/>
        </w:rPr>
        <w:t>年份—年份</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w:t>
      </w:r>
    </w:p>
    <w:p w14:paraId="3004EA8B"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中国科学技术协会</w:t>
      </w:r>
      <w:r w:rsidRPr="00421D68">
        <w:rPr>
          <w:rFonts w:hint="eastAsia"/>
          <w:color w:val="EE0000"/>
          <w:sz w:val="24"/>
        </w:rPr>
        <w:t xml:space="preserve">. </w:t>
      </w:r>
      <w:r w:rsidRPr="00421D68">
        <w:rPr>
          <w:rFonts w:hint="eastAsia"/>
          <w:color w:val="EE0000"/>
          <w:sz w:val="24"/>
        </w:rPr>
        <w:t>科学通报</w:t>
      </w:r>
      <w:r w:rsidRPr="00421D68">
        <w:rPr>
          <w:rFonts w:hint="eastAsia"/>
          <w:color w:val="EE0000"/>
          <w:sz w:val="24"/>
        </w:rPr>
        <w:t>[J]. 1950</w:t>
      </w:r>
      <w:r w:rsidRPr="00421D68">
        <w:rPr>
          <w:rFonts w:hint="eastAsia"/>
          <w:color w:val="EE0000"/>
          <w:sz w:val="24"/>
        </w:rPr>
        <w:t>—</w:t>
      </w:r>
      <w:r w:rsidRPr="00421D68">
        <w:rPr>
          <w:rFonts w:hint="eastAsia"/>
          <w:color w:val="EE0000"/>
          <w:sz w:val="24"/>
        </w:rPr>
        <w:t xml:space="preserve">2024. </w:t>
      </w:r>
      <w:r w:rsidRPr="00421D68">
        <w:rPr>
          <w:rFonts w:hint="eastAsia"/>
          <w:color w:val="EE0000"/>
          <w:sz w:val="24"/>
        </w:rPr>
        <w:t>北京</w:t>
      </w:r>
      <w:r w:rsidRPr="00421D68">
        <w:rPr>
          <w:rFonts w:hint="eastAsia"/>
          <w:color w:val="EE0000"/>
          <w:sz w:val="24"/>
        </w:rPr>
        <w:t xml:space="preserve">: </w:t>
      </w:r>
      <w:r w:rsidRPr="00421D68">
        <w:rPr>
          <w:rFonts w:hint="eastAsia"/>
          <w:color w:val="EE0000"/>
          <w:sz w:val="24"/>
        </w:rPr>
        <w:t>科学出版社</w:t>
      </w:r>
      <w:r w:rsidRPr="00421D68">
        <w:rPr>
          <w:rFonts w:hint="eastAsia"/>
          <w:color w:val="EE0000"/>
          <w:sz w:val="24"/>
        </w:rPr>
        <w:t>.</w:t>
      </w:r>
    </w:p>
    <w:p w14:paraId="47A69E5A"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3.4 </w:t>
      </w:r>
      <w:r w:rsidRPr="00421D68">
        <w:rPr>
          <w:rFonts w:hint="eastAsia"/>
          <w:color w:val="4BACC6" w:themeColor="accent5"/>
          <w:sz w:val="24"/>
        </w:rPr>
        <w:t>期刊中的文章（写论文最常用）</w:t>
      </w:r>
    </w:p>
    <w:p w14:paraId="5E15C3F3"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格式：作者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 xml:space="preserve">[J]. </w:t>
      </w:r>
      <w:r w:rsidRPr="00421D68">
        <w:rPr>
          <w:rFonts w:hint="eastAsia"/>
          <w:color w:val="4BACC6" w:themeColor="accent5"/>
          <w:sz w:val="24"/>
        </w:rPr>
        <w:t>刊名</w:t>
      </w:r>
      <w:r w:rsidRPr="00421D68">
        <w:rPr>
          <w:rFonts w:hint="eastAsia"/>
          <w:color w:val="4BACC6" w:themeColor="accent5"/>
          <w:sz w:val="24"/>
        </w:rPr>
        <w:t xml:space="preserve">, </w:t>
      </w:r>
      <w:r w:rsidRPr="00421D68">
        <w:rPr>
          <w:rFonts w:hint="eastAsia"/>
          <w:color w:val="4BACC6" w:themeColor="accent5"/>
          <w:sz w:val="24"/>
        </w:rPr>
        <w:t>年</w:t>
      </w:r>
      <w:r w:rsidRPr="00421D68">
        <w:rPr>
          <w:rFonts w:hint="eastAsia"/>
          <w:color w:val="4BACC6" w:themeColor="accent5"/>
          <w:sz w:val="24"/>
        </w:rPr>
        <w:t xml:space="preserve">, </w:t>
      </w:r>
      <w:r w:rsidRPr="00421D68">
        <w:rPr>
          <w:rFonts w:hint="eastAsia"/>
          <w:color w:val="4BACC6" w:themeColor="accent5"/>
          <w:sz w:val="24"/>
        </w:rPr>
        <w:t>卷</w:t>
      </w:r>
      <w:r w:rsidRPr="00421D68">
        <w:rPr>
          <w:rFonts w:hint="eastAsia"/>
          <w:color w:val="4BACC6" w:themeColor="accent5"/>
          <w:sz w:val="24"/>
        </w:rPr>
        <w:t>(</w:t>
      </w:r>
      <w:r w:rsidRPr="00421D68">
        <w:rPr>
          <w:rFonts w:hint="eastAsia"/>
          <w:color w:val="4BACC6" w:themeColor="accent5"/>
          <w:sz w:val="24"/>
        </w:rPr>
        <w:t>期</w:t>
      </w:r>
      <w:r w:rsidRPr="00421D68">
        <w:rPr>
          <w:rFonts w:hint="eastAsia"/>
          <w:color w:val="4BACC6" w:themeColor="accent5"/>
          <w:sz w:val="24"/>
        </w:rPr>
        <w:t xml:space="preserve">): </w:t>
      </w:r>
      <w:r w:rsidRPr="00421D68">
        <w:rPr>
          <w:rFonts w:hint="eastAsia"/>
          <w:color w:val="4BACC6" w:themeColor="accent5"/>
          <w:sz w:val="24"/>
        </w:rPr>
        <w:t>页码</w:t>
      </w:r>
      <w:r w:rsidRPr="00421D68">
        <w:rPr>
          <w:rFonts w:hint="eastAsia"/>
          <w:color w:val="4BACC6" w:themeColor="accent5"/>
          <w:sz w:val="24"/>
        </w:rPr>
        <w:t>.</w:t>
      </w:r>
    </w:p>
    <w:p w14:paraId="040B38A4"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张三</w:t>
      </w:r>
      <w:r w:rsidRPr="00421D68">
        <w:rPr>
          <w:rFonts w:hint="eastAsia"/>
          <w:color w:val="EE0000"/>
          <w:sz w:val="24"/>
        </w:rPr>
        <w:t xml:space="preserve">. </w:t>
      </w:r>
      <w:r w:rsidRPr="00421D68">
        <w:rPr>
          <w:rFonts w:hint="eastAsia"/>
          <w:color w:val="EE0000"/>
          <w:sz w:val="24"/>
        </w:rPr>
        <w:t>大数据在医学中的应用</w:t>
      </w:r>
      <w:r w:rsidRPr="00421D68">
        <w:rPr>
          <w:rFonts w:hint="eastAsia"/>
          <w:color w:val="EE0000"/>
          <w:sz w:val="24"/>
        </w:rPr>
        <w:t xml:space="preserve">[J]. </w:t>
      </w:r>
      <w:r w:rsidRPr="00421D68">
        <w:rPr>
          <w:rFonts w:hint="eastAsia"/>
          <w:color w:val="EE0000"/>
          <w:sz w:val="24"/>
        </w:rPr>
        <w:t>医学信息</w:t>
      </w:r>
      <w:r w:rsidRPr="00421D68">
        <w:rPr>
          <w:rFonts w:hint="eastAsia"/>
          <w:color w:val="EE0000"/>
          <w:sz w:val="24"/>
        </w:rPr>
        <w:t>, 2021, 34(7): 45-50.</w:t>
      </w:r>
    </w:p>
    <w:p w14:paraId="3D88AC9E"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3.5 </w:t>
      </w:r>
      <w:r w:rsidRPr="00421D68">
        <w:rPr>
          <w:rFonts w:hint="eastAsia"/>
          <w:color w:val="4BACC6" w:themeColor="accent5"/>
          <w:sz w:val="24"/>
        </w:rPr>
        <w:t>专利文献</w:t>
      </w:r>
    </w:p>
    <w:p w14:paraId="3F52F65A"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格式：专利申请者</w:t>
      </w:r>
      <w:r w:rsidRPr="00421D68">
        <w:rPr>
          <w:rFonts w:hint="eastAsia"/>
          <w:color w:val="4BACC6" w:themeColor="accent5"/>
          <w:sz w:val="24"/>
        </w:rPr>
        <w:t xml:space="preserve">. </w:t>
      </w:r>
      <w:r w:rsidRPr="00421D68">
        <w:rPr>
          <w:rFonts w:hint="eastAsia"/>
          <w:color w:val="4BACC6" w:themeColor="accent5"/>
          <w:sz w:val="24"/>
        </w:rPr>
        <w:t>专利题名</w:t>
      </w:r>
      <w:r w:rsidRPr="00421D68">
        <w:rPr>
          <w:rFonts w:hint="eastAsia"/>
          <w:color w:val="4BACC6" w:themeColor="accent5"/>
          <w:sz w:val="24"/>
        </w:rPr>
        <w:t xml:space="preserve">: </w:t>
      </w:r>
      <w:r w:rsidRPr="00421D68">
        <w:rPr>
          <w:rFonts w:hint="eastAsia"/>
          <w:color w:val="4BACC6" w:themeColor="accent5"/>
          <w:sz w:val="24"/>
        </w:rPr>
        <w:t>专利号</w:t>
      </w:r>
      <w:r w:rsidRPr="00421D68">
        <w:rPr>
          <w:rFonts w:hint="eastAsia"/>
          <w:color w:val="4BACC6" w:themeColor="accent5"/>
          <w:sz w:val="24"/>
        </w:rPr>
        <w:t xml:space="preserve">[P]. </w:t>
      </w:r>
      <w:r w:rsidRPr="00421D68">
        <w:rPr>
          <w:rFonts w:hint="eastAsia"/>
          <w:color w:val="4BACC6" w:themeColor="accent5"/>
          <w:sz w:val="24"/>
        </w:rPr>
        <w:t>公告日期</w:t>
      </w:r>
      <w:r w:rsidRPr="00421D68">
        <w:rPr>
          <w:rFonts w:hint="eastAsia"/>
          <w:color w:val="4BACC6" w:themeColor="accent5"/>
          <w:sz w:val="24"/>
        </w:rPr>
        <w:t>.</w:t>
      </w:r>
    </w:p>
    <w:p w14:paraId="6CC1A313"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王亮</w:t>
      </w:r>
      <w:r w:rsidRPr="00421D68">
        <w:rPr>
          <w:rFonts w:hint="eastAsia"/>
          <w:color w:val="EE0000"/>
          <w:sz w:val="24"/>
        </w:rPr>
        <w:t xml:space="preserve">. </w:t>
      </w:r>
      <w:r w:rsidRPr="00421D68">
        <w:rPr>
          <w:rFonts w:hint="eastAsia"/>
          <w:color w:val="EE0000"/>
          <w:sz w:val="24"/>
        </w:rPr>
        <w:t>一种智能识别系统</w:t>
      </w:r>
      <w:r w:rsidRPr="00421D68">
        <w:rPr>
          <w:rFonts w:hint="eastAsia"/>
          <w:color w:val="EE0000"/>
          <w:sz w:val="24"/>
        </w:rPr>
        <w:t>: CN201920000000[P]. 2020-06-15.</w:t>
      </w:r>
    </w:p>
    <w:p w14:paraId="5B99FB93"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3.6 </w:t>
      </w:r>
      <w:r w:rsidRPr="00421D68">
        <w:rPr>
          <w:rFonts w:hint="eastAsia"/>
          <w:color w:val="4BACC6" w:themeColor="accent5"/>
          <w:sz w:val="24"/>
        </w:rPr>
        <w:t>电子资源（网络资料）</w:t>
      </w:r>
    </w:p>
    <w:p w14:paraId="3D5510FE"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格式：作者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 xml:space="preserve">[EB/OL]. </w:t>
      </w:r>
      <w:r w:rsidRPr="00421D68">
        <w:rPr>
          <w:rFonts w:hint="eastAsia"/>
          <w:color w:val="4BACC6" w:themeColor="accent5"/>
          <w:sz w:val="24"/>
        </w:rPr>
        <w:t>发布年份</w:t>
      </w:r>
      <w:r w:rsidRPr="00421D68">
        <w:rPr>
          <w:rFonts w:hint="eastAsia"/>
          <w:color w:val="4BACC6" w:themeColor="accent5"/>
          <w:sz w:val="24"/>
        </w:rPr>
        <w:t xml:space="preserve"> (</w:t>
      </w:r>
      <w:r w:rsidRPr="00421D68">
        <w:rPr>
          <w:rFonts w:hint="eastAsia"/>
          <w:color w:val="4BACC6" w:themeColor="accent5"/>
          <w:sz w:val="24"/>
        </w:rPr>
        <w:t>更新日期</w:t>
      </w:r>
      <w:r w:rsidRPr="00421D68">
        <w:rPr>
          <w:rFonts w:hint="eastAsia"/>
          <w:color w:val="4BACC6" w:themeColor="accent5"/>
          <w:sz w:val="24"/>
        </w:rPr>
        <w:t>)[</w:t>
      </w:r>
      <w:r w:rsidRPr="00421D68">
        <w:rPr>
          <w:rFonts w:hint="eastAsia"/>
          <w:color w:val="4BACC6" w:themeColor="accent5"/>
          <w:sz w:val="24"/>
        </w:rPr>
        <w:t>引用日期</w:t>
      </w:r>
      <w:r w:rsidRPr="00421D68">
        <w:rPr>
          <w:rFonts w:hint="eastAsia"/>
          <w:color w:val="4BACC6" w:themeColor="accent5"/>
          <w:sz w:val="24"/>
        </w:rPr>
        <w:t xml:space="preserve">]. </w:t>
      </w:r>
      <w:r w:rsidRPr="00421D68">
        <w:rPr>
          <w:rFonts w:hint="eastAsia"/>
          <w:color w:val="4BACC6" w:themeColor="accent5"/>
          <w:sz w:val="24"/>
        </w:rPr>
        <w:t>获取路径</w:t>
      </w:r>
      <w:r w:rsidRPr="00421D68">
        <w:rPr>
          <w:rFonts w:hint="eastAsia"/>
          <w:color w:val="4BACC6" w:themeColor="accent5"/>
          <w:sz w:val="24"/>
        </w:rPr>
        <w:t>.</w:t>
      </w:r>
    </w:p>
    <w:p w14:paraId="0379AAE8"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李华</w:t>
      </w:r>
      <w:r w:rsidRPr="00421D68">
        <w:rPr>
          <w:rFonts w:hint="eastAsia"/>
          <w:color w:val="EE0000"/>
          <w:sz w:val="24"/>
        </w:rPr>
        <w:t xml:space="preserve">. </w:t>
      </w:r>
      <w:r w:rsidRPr="00421D68">
        <w:rPr>
          <w:rFonts w:hint="eastAsia"/>
          <w:color w:val="EE0000"/>
          <w:sz w:val="24"/>
        </w:rPr>
        <w:t>深度学习教程</w:t>
      </w:r>
      <w:r w:rsidRPr="00421D68">
        <w:rPr>
          <w:rFonts w:hint="eastAsia"/>
          <w:color w:val="EE0000"/>
          <w:sz w:val="24"/>
        </w:rPr>
        <w:t>[EB/OL]. 2022[2024-01-15]. https://example.com</w:t>
      </w:r>
    </w:p>
    <w:p w14:paraId="6D9E3675"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3.7 </w:t>
      </w:r>
      <w:r w:rsidRPr="00421D68">
        <w:rPr>
          <w:rFonts w:hint="eastAsia"/>
          <w:color w:val="4BACC6" w:themeColor="accent5"/>
          <w:sz w:val="24"/>
        </w:rPr>
        <w:t>学位论文</w:t>
      </w:r>
    </w:p>
    <w:p w14:paraId="699C1ED6"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格式：主要责任者</w:t>
      </w:r>
      <w:r w:rsidRPr="00421D68">
        <w:rPr>
          <w:rFonts w:hint="eastAsia"/>
          <w:color w:val="4BACC6" w:themeColor="accent5"/>
          <w:sz w:val="24"/>
        </w:rPr>
        <w:t xml:space="preserve">. </w:t>
      </w:r>
      <w:r w:rsidRPr="00421D68">
        <w:rPr>
          <w:rFonts w:hint="eastAsia"/>
          <w:color w:val="4BACC6" w:themeColor="accent5"/>
          <w:sz w:val="24"/>
        </w:rPr>
        <w:t>学位论文题名</w:t>
      </w:r>
      <w:r w:rsidRPr="00421D68">
        <w:rPr>
          <w:rFonts w:hint="eastAsia"/>
          <w:color w:val="4BACC6" w:themeColor="accent5"/>
          <w:sz w:val="24"/>
        </w:rPr>
        <w:t xml:space="preserve">[D]. </w:t>
      </w:r>
      <w:r w:rsidRPr="00421D68">
        <w:rPr>
          <w:rFonts w:hint="eastAsia"/>
          <w:color w:val="4BACC6" w:themeColor="accent5"/>
          <w:sz w:val="24"/>
        </w:rPr>
        <w:t>保存地</w:t>
      </w:r>
      <w:r w:rsidRPr="00421D68">
        <w:rPr>
          <w:rFonts w:hint="eastAsia"/>
          <w:color w:val="4BACC6" w:themeColor="accent5"/>
          <w:sz w:val="24"/>
        </w:rPr>
        <w:t xml:space="preserve">: </w:t>
      </w:r>
      <w:r w:rsidRPr="00421D68">
        <w:rPr>
          <w:rFonts w:hint="eastAsia"/>
          <w:color w:val="4BACC6" w:themeColor="accent5"/>
          <w:sz w:val="24"/>
        </w:rPr>
        <w:t>保存单位</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 xml:space="preserve">: </w:t>
      </w:r>
      <w:r w:rsidRPr="00421D68">
        <w:rPr>
          <w:rFonts w:hint="eastAsia"/>
          <w:color w:val="4BACC6" w:themeColor="accent5"/>
          <w:sz w:val="24"/>
        </w:rPr>
        <w:t>引文页码</w:t>
      </w:r>
      <w:r w:rsidRPr="00421D68">
        <w:rPr>
          <w:rFonts w:hint="eastAsia"/>
          <w:color w:val="4BACC6" w:themeColor="accent5"/>
          <w:sz w:val="24"/>
        </w:rPr>
        <w:t>.</w:t>
      </w:r>
    </w:p>
    <w:p w14:paraId="2557ED28"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李四</w:t>
      </w:r>
      <w:r w:rsidRPr="00421D68">
        <w:rPr>
          <w:rFonts w:hint="eastAsia"/>
          <w:color w:val="EE0000"/>
          <w:sz w:val="24"/>
        </w:rPr>
        <w:t xml:space="preserve">. </w:t>
      </w:r>
      <w:r w:rsidRPr="00421D68">
        <w:rPr>
          <w:rFonts w:hint="eastAsia"/>
          <w:color w:val="EE0000"/>
          <w:sz w:val="24"/>
        </w:rPr>
        <w:t>基于例子的初步研究</w:t>
      </w:r>
      <w:r w:rsidRPr="00421D68">
        <w:rPr>
          <w:rFonts w:hint="eastAsia"/>
          <w:color w:val="EE0000"/>
          <w:sz w:val="24"/>
        </w:rPr>
        <w:t xml:space="preserve">[D]. </w:t>
      </w:r>
      <w:r w:rsidRPr="00421D68">
        <w:rPr>
          <w:rFonts w:hint="eastAsia"/>
          <w:color w:val="EE0000"/>
          <w:sz w:val="24"/>
        </w:rPr>
        <w:t>广州</w:t>
      </w:r>
      <w:r w:rsidRPr="00421D68">
        <w:rPr>
          <w:rFonts w:hint="eastAsia"/>
          <w:color w:val="EE0000"/>
          <w:sz w:val="24"/>
        </w:rPr>
        <w:t xml:space="preserve">: </w:t>
      </w:r>
      <w:r w:rsidRPr="00421D68">
        <w:rPr>
          <w:rFonts w:hint="eastAsia"/>
          <w:color w:val="EE0000"/>
          <w:sz w:val="24"/>
        </w:rPr>
        <w:t>例子大学</w:t>
      </w:r>
      <w:r w:rsidRPr="00421D68">
        <w:rPr>
          <w:rFonts w:hint="eastAsia"/>
          <w:color w:val="EE0000"/>
          <w:sz w:val="24"/>
        </w:rPr>
        <w:t>, 2024: 20-30.</w:t>
      </w:r>
      <w:bookmarkEnd w:id="214"/>
    </w:p>
    <w:p w14:paraId="7E3F5758" w14:textId="2488A8FE" w:rsidR="009E0995" w:rsidRDefault="009E0995">
      <w:pPr>
        <w:widowControl/>
        <w:jc w:val="left"/>
      </w:pPr>
      <w:r>
        <w:br w:type="page"/>
      </w:r>
    </w:p>
    <w:p w14:paraId="43745750" w14:textId="2D453D6E" w:rsidR="00AE52C0" w:rsidRDefault="00F1499D" w:rsidP="0021542D">
      <w:pPr>
        <w:pStyle w:val="1"/>
        <w:rPr>
          <w:rFonts w:hint="eastAsia"/>
        </w:rPr>
      </w:pPr>
      <w:bookmarkStart w:id="215" w:name="_Toc226043371"/>
      <w:bookmarkStart w:id="216" w:name="_Toc487102585"/>
      <w:bookmarkStart w:id="217" w:name="_Toc350763305"/>
      <w:r>
        <w:rPr>
          <w:rFonts w:hint="eastAsia"/>
        </w:rPr>
        <w:lastRenderedPageBreak/>
        <w:t>附 录</w:t>
      </w:r>
      <w:bookmarkEnd w:id="215"/>
    </w:p>
    <w:p w14:paraId="614664F0" w14:textId="43FDF51E" w:rsidR="00AE52C0" w:rsidRDefault="009E0995">
      <w:pPr>
        <w:autoSpaceDE w:val="0"/>
        <w:autoSpaceDN w:val="0"/>
        <w:adjustRightInd w:val="0"/>
        <w:spacing w:line="400" w:lineRule="exact"/>
        <w:ind w:left="420"/>
        <w:rPr>
          <w:rFonts w:hAnsi="宋体" w:hint="eastAsia"/>
          <w:color w:val="000000"/>
          <w:sz w:val="24"/>
        </w:rPr>
      </w:pPr>
      <w:bookmarkStart w:id="218" w:name="_Hlk226112487"/>
      <w:r w:rsidRPr="009E0995">
        <w:rPr>
          <w:rFonts w:hAnsi="宋体" w:hint="eastAsia"/>
          <w:color w:val="EE0000"/>
          <w:sz w:val="24"/>
        </w:rPr>
        <w:t>（</w:t>
      </w:r>
      <w:r w:rsidR="00F1499D" w:rsidRPr="009E0995">
        <w:rPr>
          <w:rFonts w:hAnsi="宋体" w:hint="eastAsia"/>
          <w:color w:val="EE0000"/>
          <w:sz w:val="24"/>
        </w:rPr>
        <w:t>附录作为主体部分的补充，并不是必需的。</w:t>
      </w:r>
      <w:r w:rsidRPr="009E0995">
        <w:rPr>
          <w:rFonts w:hAnsi="宋体" w:hint="eastAsia"/>
          <w:color w:val="EE0000"/>
          <w:sz w:val="24"/>
        </w:rPr>
        <w:t>）</w:t>
      </w:r>
      <w:bookmarkEnd w:id="218"/>
      <w:r w:rsidR="00F1499D">
        <w:rPr>
          <w:rFonts w:hAnsi="宋体"/>
          <w:color w:val="000000"/>
          <w:sz w:val="24"/>
        </w:rPr>
        <w:br w:type="page"/>
      </w:r>
    </w:p>
    <w:p w14:paraId="649B32F6" w14:textId="77777777" w:rsidR="00AE52C0" w:rsidRDefault="00F1499D" w:rsidP="0021542D">
      <w:pPr>
        <w:pStyle w:val="1"/>
        <w:rPr>
          <w:rFonts w:hint="eastAsia"/>
        </w:rPr>
      </w:pPr>
      <w:bookmarkStart w:id="219" w:name="_Toc226043372"/>
      <w:r>
        <w:rPr>
          <w:rFonts w:hint="eastAsia"/>
        </w:rPr>
        <w:lastRenderedPageBreak/>
        <w:t>致 谢</w:t>
      </w:r>
      <w:bookmarkEnd w:id="216"/>
      <w:bookmarkEnd w:id="217"/>
      <w:bookmarkEnd w:id="219"/>
    </w:p>
    <w:p w14:paraId="30FEF729" w14:textId="77777777" w:rsidR="00AE52C0" w:rsidRPr="005B5ACA" w:rsidRDefault="00F1499D">
      <w:pPr>
        <w:pStyle w:val="a8"/>
        <w:snapToGrid w:val="0"/>
        <w:spacing w:line="400" w:lineRule="atLeast"/>
        <w:ind w:firstLine="482"/>
        <w:rPr>
          <w:rFonts w:hAnsi="宋体" w:hint="eastAsia"/>
          <w:color w:val="EE0000"/>
          <w:sz w:val="24"/>
          <w:szCs w:val="24"/>
        </w:rPr>
      </w:pPr>
      <w:bookmarkStart w:id="220" w:name="OLE_LINK4"/>
      <w:r w:rsidRPr="005B5ACA">
        <w:rPr>
          <w:rFonts w:hAnsi="宋体" w:hint="eastAsia"/>
          <w:color w:val="EE0000"/>
          <w:sz w:val="24"/>
          <w:szCs w:val="24"/>
        </w:rPr>
        <w:t>对指导教师(姓名、职称)的悉心指导表示感谢。</w:t>
      </w:r>
    </w:p>
    <w:p w14:paraId="405CBA09"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对授课教师(姓名、职称)授课与答疑解惑表示感谢。</w:t>
      </w:r>
    </w:p>
    <w:p w14:paraId="4059B274"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对完成本文提供过帮助的人员（姓名、职称或学衔）表示感谢。</w:t>
      </w:r>
    </w:p>
    <w:p w14:paraId="4C1FD50C" w14:textId="77777777" w:rsidR="00AE52C0" w:rsidRPr="005B5ACA" w:rsidRDefault="00F1499D">
      <w:pPr>
        <w:spacing w:line="400" w:lineRule="atLeast"/>
        <w:ind w:firstLine="482"/>
        <w:rPr>
          <w:rFonts w:ascii="宋体" w:hAnsi="宋体" w:hint="eastAsia"/>
          <w:color w:val="EE0000"/>
          <w:sz w:val="24"/>
        </w:rPr>
      </w:pPr>
      <w:r w:rsidRPr="005B5ACA">
        <w:rPr>
          <w:rFonts w:hAnsi="宋体" w:hint="eastAsia"/>
          <w:color w:val="EE0000"/>
          <w:sz w:val="24"/>
        </w:rPr>
        <w:t>对同窗朋友（姓名）的帮助与支持表示感谢。</w:t>
      </w:r>
      <w:bookmarkStart w:id="221" w:name="_Toc350763306"/>
    </w:p>
    <w:bookmarkEnd w:id="220"/>
    <w:bookmarkEnd w:id="221"/>
    <w:p w14:paraId="3993D8DE" w14:textId="3780B834" w:rsidR="00106CE4" w:rsidRPr="00106CE4" w:rsidRDefault="00F1499D">
      <w:pPr>
        <w:rPr>
          <w:rStyle w:val="af6"/>
          <w:color w:val="000000"/>
        </w:rPr>
      </w:pPr>
      <w:r>
        <w:rPr>
          <w:rStyle w:val="af6"/>
          <w:color w:val="000000"/>
        </w:rPr>
        <w:t xml:space="preserve"> </w:t>
      </w:r>
    </w:p>
    <w:sectPr w:rsidR="00106CE4" w:rsidRPr="00106CE4">
      <w:footerReference w:type="default" r:id="rId15"/>
      <w:type w:val="continuous"/>
      <w:pgSz w:w="11906" w:h="16838"/>
      <w:pgMar w:top="1440" w:right="1797" w:bottom="1440" w:left="1797" w:header="851" w:footer="992" w:gutter="0"/>
      <w:pgNumType w:start="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BDBE0" w14:textId="77777777" w:rsidR="00010385" w:rsidRDefault="00010385">
      <w:r>
        <w:separator/>
      </w:r>
    </w:p>
  </w:endnote>
  <w:endnote w:type="continuationSeparator" w:id="0">
    <w:p w14:paraId="173139C4" w14:textId="77777777" w:rsidR="00010385" w:rsidRDefault="00010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dobeSongStd-Light">
    <w:altName w:val="黑体"/>
    <w:charset w:val="86"/>
    <w:family w:val="auto"/>
    <w:pitch w:val="default"/>
    <w:sig w:usb0="00000000" w:usb1="00000000" w:usb2="00000010" w:usb3="00000000" w:csb0="00040000" w:csb1="00000000"/>
  </w:font>
  <w:font w:name="times new roam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920A9" w14:textId="77777777" w:rsidR="00AE52C0" w:rsidRDefault="00AE52C0">
    <w:pPr>
      <w:pStyle w:val="ae"/>
      <w:jc w:val="center"/>
    </w:pPr>
  </w:p>
  <w:p w14:paraId="7CA6E0A3" w14:textId="77777777" w:rsidR="00AE52C0" w:rsidRDefault="00AE52C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DEF8D" w14:textId="77777777" w:rsidR="00AE52C0" w:rsidRDefault="00F1499D">
    <w:pPr>
      <w:pStyle w:val="ae"/>
      <w:jc w:val="center"/>
      <w:rPr>
        <w:rFonts w:ascii="宋体" w:hAnsi="宋体" w:hint="eastAsia"/>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90EF2" w14:textId="683E7F94" w:rsidR="00AE52C0" w:rsidRDefault="00F1499D">
    <w:pPr>
      <w:pStyle w:val="ae"/>
      <w:jc w:val="center"/>
      <w:rPr>
        <w:rFonts w:ascii="宋体" w:hAnsi="宋体" w:hint="eastAsia"/>
        <w:szCs w:val="21"/>
      </w:rP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w:t>
    </w:r>
    <w:r>
      <w:rPr>
        <w:rFonts w:hint="eastAsia"/>
        <w:kern w:val="0"/>
        <w:szCs w:val="21"/>
      </w:rPr>
      <w:t xml:space="preserve"> </w:t>
    </w:r>
    <w:r>
      <w:rPr>
        <w:rFonts w:hint="eastAsia"/>
        <w:kern w:val="0"/>
        <w:szCs w:val="21"/>
      </w:rPr>
      <w:t>共</w:t>
    </w:r>
    <w:r w:rsidR="00A236DF">
      <w:rPr>
        <w:rFonts w:hint="eastAsia"/>
        <w:kern w:val="0"/>
        <w:szCs w:val="21"/>
      </w:rPr>
      <w:t>15</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0DAA0" w14:textId="77777777" w:rsidR="00010385" w:rsidRDefault="00010385">
      <w:r>
        <w:separator/>
      </w:r>
    </w:p>
  </w:footnote>
  <w:footnote w:type="continuationSeparator" w:id="0">
    <w:p w14:paraId="64A7B2C2" w14:textId="77777777" w:rsidR="00010385" w:rsidRDefault="00010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7DE7B" w14:textId="77777777" w:rsidR="00AE52C0" w:rsidRDefault="00F1499D">
    <w:pPr>
      <w:pStyle w:val="af0"/>
      <w:rPr>
        <w:szCs w:val="21"/>
      </w:rPr>
    </w:pPr>
    <w:r>
      <w:rPr>
        <w:rFonts w:hint="eastAsia"/>
        <w:szCs w:val="21"/>
      </w:rPr>
      <w:t>成都信息工程大学学士</w:t>
    </w:r>
    <w:r>
      <w:rPr>
        <w:szCs w:val="21"/>
      </w:rPr>
      <w:t>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984A" w14:textId="77777777" w:rsidR="00AE52C0" w:rsidRDefault="00F1499D">
    <w:pPr>
      <w:pStyle w:val="af0"/>
      <w:rPr>
        <w:szCs w:val="21"/>
      </w:rPr>
    </w:pPr>
    <w:r>
      <w:rPr>
        <w:rFonts w:hint="eastAsia"/>
        <w:szCs w:val="21"/>
      </w:rPr>
      <w:t>作者简历及攻读学位期间发表的学术论文与研究成果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 w15:restartNumberingAfterBreak="0">
    <w:nsid w:val="0000000B"/>
    <w:multiLevelType w:val="multilevel"/>
    <w:tmpl w:val="0000000B"/>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 w15:restartNumberingAfterBreak="0">
    <w:nsid w:val="0000000C"/>
    <w:multiLevelType w:val="multilevel"/>
    <w:tmpl w:val="0000000C"/>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 w15:restartNumberingAfterBreak="0">
    <w:nsid w:val="0000000D"/>
    <w:multiLevelType w:val="multilevel"/>
    <w:tmpl w:val="0000000D"/>
    <w:lvl w:ilvl="0">
      <w:start w:val="1"/>
      <w:numFmt w:val="decimal"/>
      <w:lvlText w:val="[%1]"/>
      <w:lvlJc w:val="left"/>
      <w:pPr>
        <w:tabs>
          <w:tab w:val="left" w:pos="567"/>
        </w:tabs>
        <w:ind w:left="567" w:hanging="567"/>
      </w:pPr>
      <w:rPr>
        <w:rFonts w:hint="eastAsia"/>
      </w:rPr>
    </w:lvl>
    <w:lvl w:ilvl="1">
      <w:start w:val="1"/>
      <w:numFmt w:val="lowerLetter"/>
      <w:lvlText w:val="%2)"/>
      <w:lvlJc w:val="left"/>
      <w:pPr>
        <w:tabs>
          <w:tab w:val="left" w:pos="974"/>
        </w:tabs>
        <w:ind w:left="974" w:hanging="420"/>
      </w:pPr>
    </w:lvl>
    <w:lvl w:ilvl="2">
      <w:start w:val="1"/>
      <w:numFmt w:val="lowerRoman"/>
      <w:lvlText w:val="%3."/>
      <w:lvlJc w:val="right"/>
      <w:pPr>
        <w:tabs>
          <w:tab w:val="left" w:pos="1394"/>
        </w:tabs>
        <w:ind w:left="1394" w:hanging="420"/>
      </w:pPr>
    </w:lvl>
    <w:lvl w:ilvl="3">
      <w:start w:val="1"/>
      <w:numFmt w:val="decimal"/>
      <w:lvlText w:val="%4."/>
      <w:lvlJc w:val="left"/>
      <w:pPr>
        <w:tabs>
          <w:tab w:val="left" w:pos="1814"/>
        </w:tabs>
        <w:ind w:left="1814" w:hanging="420"/>
      </w:pPr>
    </w:lvl>
    <w:lvl w:ilvl="4">
      <w:start w:val="1"/>
      <w:numFmt w:val="lowerLetter"/>
      <w:lvlText w:val="%5)"/>
      <w:lvlJc w:val="left"/>
      <w:pPr>
        <w:tabs>
          <w:tab w:val="left" w:pos="2234"/>
        </w:tabs>
        <w:ind w:left="2234" w:hanging="420"/>
      </w:pPr>
    </w:lvl>
    <w:lvl w:ilvl="5">
      <w:start w:val="1"/>
      <w:numFmt w:val="lowerRoman"/>
      <w:lvlText w:val="%6."/>
      <w:lvlJc w:val="right"/>
      <w:pPr>
        <w:tabs>
          <w:tab w:val="left" w:pos="2654"/>
        </w:tabs>
        <w:ind w:left="2654" w:hanging="420"/>
      </w:pPr>
    </w:lvl>
    <w:lvl w:ilvl="6">
      <w:start w:val="1"/>
      <w:numFmt w:val="decimal"/>
      <w:lvlText w:val="%7."/>
      <w:lvlJc w:val="left"/>
      <w:pPr>
        <w:tabs>
          <w:tab w:val="left" w:pos="3074"/>
        </w:tabs>
        <w:ind w:left="3074" w:hanging="420"/>
      </w:pPr>
    </w:lvl>
    <w:lvl w:ilvl="7">
      <w:start w:val="1"/>
      <w:numFmt w:val="lowerLetter"/>
      <w:lvlText w:val="%8)"/>
      <w:lvlJc w:val="left"/>
      <w:pPr>
        <w:tabs>
          <w:tab w:val="left" w:pos="3494"/>
        </w:tabs>
        <w:ind w:left="3494" w:hanging="420"/>
      </w:pPr>
    </w:lvl>
    <w:lvl w:ilvl="8">
      <w:start w:val="1"/>
      <w:numFmt w:val="lowerRoman"/>
      <w:lvlText w:val="%9."/>
      <w:lvlJc w:val="right"/>
      <w:pPr>
        <w:tabs>
          <w:tab w:val="left" w:pos="3914"/>
        </w:tabs>
        <w:ind w:left="3914" w:hanging="420"/>
      </w:pPr>
    </w:lvl>
  </w:abstractNum>
  <w:abstractNum w:abstractNumId="4" w15:restartNumberingAfterBreak="0">
    <w:nsid w:val="0000000E"/>
    <w:multiLevelType w:val="multilevel"/>
    <w:tmpl w:val="0000000E"/>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 w15:restartNumberingAfterBreak="0">
    <w:nsid w:val="0000000F"/>
    <w:multiLevelType w:val="multilevel"/>
    <w:tmpl w:val="0000000F"/>
    <w:lvl w:ilvl="0">
      <w:start w:val="1"/>
      <w:numFmt w:val="decimal"/>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768240B"/>
    <w:multiLevelType w:val="multilevel"/>
    <w:tmpl w:val="4768240B"/>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32890928">
    <w:abstractNumId w:val="4"/>
  </w:num>
  <w:num w:numId="2" w16cid:durableId="1801072353">
    <w:abstractNumId w:val="5"/>
  </w:num>
  <w:num w:numId="3" w16cid:durableId="271475578">
    <w:abstractNumId w:val="1"/>
  </w:num>
  <w:num w:numId="4" w16cid:durableId="1030643588">
    <w:abstractNumId w:val="0"/>
  </w:num>
  <w:num w:numId="5" w16cid:durableId="695542239">
    <w:abstractNumId w:val="2"/>
  </w:num>
  <w:num w:numId="6" w16cid:durableId="1262446348">
    <w:abstractNumId w:val="3"/>
  </w:num>
  <w:num w:numId="7" w16cid:durableId="181810362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铁军 王">
    <w15:presenceInfo w15:providerId="Windows Live" w15:userId="0d5f18b80f63a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trackRevision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386"/>
    <w:rsid w:val="00006BC4"/>
    <w:rsid w:val="000071D3"/>
    <w:rsid w:val="00007811"/>
    <w:rsid w:val="00010385"/>
    <w:rsid w:val="00012EA6"/>
    <w:rsid w:val="00015782"/>
    <w:rsid w:val="00021057"/>
    <w:rsid w:val="00022491"/>
    <w:rsid w:val="000229E1"/>
    <w:rsid w:val="000267D7"/>
    <w:rsid w:val="0002713A"/>
    <w:rsid w:val="00027CA7"/>
    <w:rsid w:val="0003082D"/>
    <w:rsid w:val="000356F5"/>
    <w:rsid w:val="00037358"/>
    <w:rsid w:val="00044A91"/>
    <w:rsid w:val="00047FB1"/>
    <w:rsid w:val="00050AA9"/>
    <w:rsid w:val="00052B22"/>
    <w:rsid w:val="0005503E"/>
    <w:rsid w:val="000600A4"/>
    <w:rsid w:val="000631A5"/>
    <w:rsid w:val="0006441E"/>
    <w:rsid w:val="00066ED3"/>
    <w:rsid w:val="000677C6"/>
    <w:rsid w:val="00067F15"/>
    <w:rsid w:val="00070F4E"/>
    <w:rsid w:val="0007225C"/>
    <w:rsid w:val="00073EC1"/>
    <w:rsid w:val="00074FA6"/>
    <w:rsid w:val="00074FCF"/>
    <w:rsid w:val="00076621"/>
    <w:rsid w:val="000768A7"/>
    <w:rsid w:val="0008097F"/>
    <w:rsid w:val="00080EF4"/>
    <w:rsid w:val="00081A56"/>
    <w:rsid w:val="00082C2D"/>
    <w:rsid w:val="000949EE"/>
    <w:rsid w:val="00094F58"/>
    <w:rsid w:val="000A0515"/>
    <w:rsid w:val="000A1028"/>
    <w:rsid w:val="000A20FF"/>
    <w:rsid w:val="000A751D"/>
    <w:rsid w:val="000B1FF3"/>
    <w:rsid w:val="000B351E"/>
    <w:rsid w:val="000B3B88"/>
    <w:rsid w:val="000B5EC5"/>
    <w:rsid w:val="000B7497"/>
    <w:rsid w:val="000C44E6"/>
    <w:rsid w:val="000D144A"/>
    <w:rsid w:val="000D27E8"/>
    <w:rsid w:val="000D3AD3"/>
    <w:rsid w:val="000D55E7"/>
    <w:rsid w:val="000D70B8"/>
    <w:rsid w:val="000D7ED8"/>
    <w:rsid w:val="000E1698"/>
    <w:rsid w:val="000E18C0"/>
    <w:rsid w:val="000E2604"/>
    <w:rsid w:val="000E304F"/>
    <w:rsid w:val="000E48E3"/>
    <w:rsid w:val="000E4B0F"/>
    <w:rsid w:val="000E4B14"/>
    <w:rsid w:val="000E4FEA"/>
    <w:rsid w:val="000E6026"/>
    <w:rsid w:val="00102E74"/>
    <w:rsid w:val="001058BE"/>
    <w:rsid w:val="00106CE4"/>
    <w:rsid w:val="0010712B"/>
    <w:rsid w:val="001161BC"/>
    <w:rsid w:val="00117076"/>
    <w:rsid w:val="00117289"/>
    <w:rsid w:val="00120674"/>
    <w:rsid w:val="001214FA"/>
    <w:rsid w:val="001231A8"/>
    <w:rsid w:val="00123E14"/>
    <w:rsid w:val="001242F3"/>
    <w:rsid w:val="00125D92"/>
    <w:rsid w:val="00126685"/>
    <w:rsid w:val="00127A8D"/>
    <w:rsid w:val="00131E0D"/>
    <w:rsid w:val="0013394E"/>
    <w:rsid w:val="00133EA1"/>
    <w:rsid w:val="001341B2"/>
    <w:rsid w:val="00136740"/>
    <w:rsid w:val="00137EC2"/>
    <w:rsid w:val="00140F6A"/>
    <w:rsid w:val="001435F8"/>
    <w:rsid w:val="0014487D"/>
    <w:rsid w:val="00150F45"/>
    <w:rsid w:val="00151067"/>
    <w:rsid w:val="001510B0"/>
    <w:rsid w:val="00151468"/>
    <w:rsid w:val="00151B7C"/>
    <w:rsid w:val="001535FF"/>
    <w:rsid w:val="001567F6"/>
    <w:rsid w:val="001603FA"/>
    <w:rsid w:val="0017176A"/>
    <w:rsid w:val="00172A27"/>
    <w:rsid w:val="001769A9"/>
    <w:rsid w:val="00177660"/>
    <w:rsid w:val="0018227A"/>
    <w:rsid w:val="001829DA"/>
    <w:rsid w:val="00186F4E"/>
    <w:rsid w:val="001908EF"/>
    <w:rsid w:val="001910C3"/>
    <w:rsid w:val="00193842"/>
    <w:rsid w:val="0019593C"/>
    <w:rsid w:val="00195A4B"/>
    <w:rsid w:val="001960E1"/>
    <w:rsid w:val="0019676B"/>
    <w:rsid w:val="00197B79"/>
    <w:rsid w:val="001A4624"/>
    <w:rsid w:val="001A4CC3"/>
    <w:rsid w:val="001A6B42"/>
    <w:rsid w:val="001A7939"/>
    <w:rsid w:val="001B0DA8"/>
    <w:rsid w:val="001B3E21"/>
    <w:rsid w:val="001B7C7D"/>
    <w:rsid w:val="001C15F0"/>
    <w:rsid w:val="001D01E8"/>
    <w:rsid w:val="001D0337"/>
    <w:rsid w:val="001D0B80"/>
    <w:rsid w:val="001D3E19"/>
    <w:rsid w:val="001D7700"/>
    <w:rsid w:val="001E2686"/>
    <w:rsid w:val="001E6CA3"/>
    <w:rsid w:val="001F0ECA"/>
    <w:rsid w:val="001F3765"/>
    <w:rsid w:val="001F4896"/>
    <w:rsid w:val="001F5EF2"/>
    <w:rsid w:val="001F6092"/>
    <w:rsid w:val="002002FF"/>
    <w:rsid w:val="0020102F"/>
    <w:rsid w:val="002012B7"/>
    <w:rsid w:val="00201BD6"/>
    <w:rsid w:val="002033EC"/>
    <w:rsid w:val="0020386A"/>
    <w:rsid w:val="002038F4"/>
    <w:rsid w:val="0020687E"/>
    <w:rsid w:val="00210022"/>
    <w:rsid w:val="002113C7"/>
    <w:rsid w:val="00211598"/>
    <w:rsid w:val="0021296A"/>
    <w:rsid w:val="0021542D"/>
    <w:rsid w:val="00216450"/>
    <w:rsid w:val="00220BD0"/>
    <w:rsid w:val="00222849"/>
    <w:rsid w:val="00223521"/>
    <w:rsid w:val="0023312B"/>
    <w:rsid w:val="002402A1"/>
    <w:rsid w:val="00241961"/>
    <w:rsid w:val="002425D1"/>
    <w:rsid w:val="00243DE3"/>
    <w:rsid w:val="00254462"/>
    <w:rsid w:val="00254ABC"/>
    <w:rsid w:val="00255A3B"/>
    <w:rsid w:val="0025767D"/>
    <w:rsid w:val="00262A83"/>
    <w:rsid w:val="00262FD9"/>
    <w:rsid w:val="00266A45"/>
    <w:rsid w:val="00270212"/>
    <w:rsid w:val="00270467"/>
    <w:rsid w:val="00270468"/>
    <w:rsid w:val="00270DF8"/>
    <w:rsid w:val="00271B1C"/>
    <w:rsid w:val="00271EBD"/>
    <w:rsid w:val="00275487"/>
    <w:rsid w:val="002764CD"/>
    <w:rsid w:val="00281D1E"/>
    <w:rsid w:val="0028228B"/>
    <w:rsid w:val="00282355"/>
    <w:rsid w:val="00283F70"/>
    <w:rsid w:val="00285795"/>
    <w:rsid w:val="00287FF4"/>
    <w:rsid w:val="002913CD"/>
    <w:rsid w:val="00295217"/>
    <w:rsid w:val="00297481"/>
    <w:rsid w:val="002A03D7"/>
    <w:rsid w:val="002A0F35"/>
    <w:rsid w:val="002A3F43"/>
    <w:rsid w:val="002A40D4"/>
    <w:rsid w:val="002A4E72"/>
    <w:rsid w:val="002A6E58"/>
    <w:rsid w:val="002A7D3F"/>
    <w:rsid w:val="002A7DBC"/>
    <w:rsid w:val="002B10AB"/>
    <w:rsid w:val="002B3DDA"/>
    <w:rsid w:val="002B44DF"/>
    <w:rsid w:val="002B58D1"/>
    <w:rsid w:val="002B5B4B"/>
    <w:rsid w:val="002B602A"/>
    <w:rsid w:val="002B6170"/>
    <w:rsid w:val="002B6494"/>
    <w:rsid w:val="002C3179"/>
    <w:rsid w:val="002C7DE5"/>
    <w:rsid w:val="002D140F"/>
    <w:rsid w:val="002D1820"/>
    <w:rsid w:val="002D3042"/>
    <w:rsid w:val="002D357D"/>
    <w:rsid w:val="002D71C8"/>
    <w:rsid w:val="002E4F76"/>
    <w:rsid w:val="002F30D6"/>
    <w:rsid w:val="002F4E7D"/>
    <w:rsid w:val="00300049"/>
    <w:rsid w:val="00306976"/>
    <w:rsid w:val="003074B1"/>
    <w:rsid w:val="00310231"/>
    <w:rsid w:val="00312DDF"/>
    <w:rsid w:val="00314A0D"/>
    <w:rsid w:val="00314B79"/>
    <w:rsid w:val="00317274"/>
    <w:rsid w:val="003172BA"/>
    <w:rsid w:val="00317D54"/>
    <w:rsid w:val="00323D07"/>
    <w:rsid w:val="00323EED"/>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629B2"/>
    <w:rsid w:val="00363D53"/>
    <w:rsid w:val="00367F10"/>
    <w:rsid w:val="00373616"/>
    <w:rsid w:val="003757F9"/>
    <w:rsid w:val="00375FE9"/>
    <w:rsid w:val="00376D39"/>
    <w:rsid w:val="00377897"/>
    <w:rsid w:val="00381DF6"/>
    <w:rsid w:val="003821CD"/>
    <w:rsid w:val="00382493"/>
    <w:rsid w:val="00382D10"/>
    <w:rsid w:val="003849D7"/>
    <w:rsid w:val="00385436"/>
    <w:rsid w:val="003858E7"/>
    <w:rsid w:val="00385C69"/>
    <w:rsid w:val="00387D6D"/>
    <w:rsid w:val="00387E16"/>
    <w:rsid w:val="0039166A"/>
    <w:rsid w:val="00391844"/>
    <w:rsid w:val="003920FE"/>
    <w:rsid w:val="0039245A"/>
    <w:rsid w:val="003A5B46"/>
    <w:rsid w:val="003A6A11"/>
    <w:rsid w:val="003A79AC"/>
    <w:rsid w:val="003B006C"/>
    <w:rsid w:val="003B0404"/>
    <w:rsid w:val="003B16DB"/>
    <w:rsid w:val="003B4A2C"/>
    <w:rsid w:val="003B6FBE"/>
    <w:rsid w:val="003C40C8"/>
    <w:rsid w:val="003C5911"/>
    <w:rsid w:val="003C5CBC"/>
    <w:rsid w:val="003D01D3"/>
    <w:rsid w:val="003D0CF7"/>
    <w:rsid w:val="003D1F26"/>
    <w:rsid w:val="003D43B9"/>
    <w:rsid w:val="003D46D7"/>
    <w:rsid w:val="003E1B87"/>
    <w:rsid w:val="003E4E1D"/>
    <w:rsid w:val="003F0852"/>
    <w:rsid w:val="003F34B1"/>
    <w:rsid w:val="003F4F8D"/>
    <w:rsid w:val="003F5169"/>
    <w:rsid w:val="003F6076"/>
    <w:rsid w:val="003F66AF"/>
    <w:rsid w:val="00400E08"/>
    <w:rsid w:val="004013E5"/>
    <w:rsid w:val="004048BF"/>
    <w:rsid w:val="004071E9"/>
    <w:rsid w:val="004114BA"/>
    <w:rsid w:val="0041317B"/>
    <w:rsid w:val="0041718D"/>
    <w:rsid w:val="00426F89"/>
    <w:rsid w:val="00427C8E"/>
    <w:rsid w:val="00434427"/>
    <w:rsid w:val="004349ED"/>
    <w:rsid w:val="00435F19"/>
    <w:rsid w:val="0043640D"/>
    <w:rsid w:val="00437F50"/>
    <w:rsid w:val="00440E84"/>
    <w:rsid w:val="0044439C"/>
    <w:rsid w:val="0045004B"/>
    <w:rsid w:val="004548DE"/>
    <w:rsid w:val="004551E2"/>
    <w:rsid w:val="00455D83"/>
    <w:rsid w:val="00456F42"/>
    <w:rsid w:val="00463777"/>
    <w:rsid w:val="00464250"/>
    <w:rsid w:val="00470AAA"/>
    <w:rsid w:val="00473184"/>
    <w:rsid w:val="004732AD"/>
    <w:rsid w:val="00473847"/>
    <w:rsid w:val="00477435"/>
    <w:rsid w:val="004779A7"/>
    <w:rsid w:val="00480199"/>
    <w:rsid w:val="00481404"/>
    <w:rsid w:val="00481D8B"/>
    <w:rsid w:val="004823E0"/>
    <w:rsid w:val="00482C34"/>
    <w:rsid w:val="00485208"/>
    <w:rsid w:val="00486A38"/>
    <w:rsid w:val="004925B0"/>
    <w:rsid w:val="004930D7"/>
    <w:rsid w:val="00494131"/>
    <w:rsid w:val="00494EE9"/>
    <w:rsid w:val="00495CC8"/>
    <w:rsid w:val="00495D93"/>
    <w:rsid w:val="004A1EAA"/>
    <w:rsid w:val="004A252F"/>
    <w:rsid w:val="004A61EE"/>
    <w:rsid w:val="004A6D2D"/>
    <w:rsid w:val="004B1B9E"/>
    <w:rsid w:val="004B1D06"/>
    <w:rsid w:val="004B7B02"/>
    <w:rsid w:val="004C3499"/>
    <w:rsid w:val="004C3731"/>
    <w:rsid w:val="004D0215"/>
    <w:rsid w:val="004D29AB"/>
    <w:rsid w:val="004D2BF7"/>
    <w:rsid w:val="004D4E3C"/>
    <w:rsid w:val="004E17AC"/>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27D8"/>
    <w:rsid w:val="00524284"/>
    <w:rsid w:val="00527F94"/>
    <w:rsid w:val="00532F05"/>
    <w:rsid w:val="005349F5"/>
    <w:rsid w:val="00535EE0"/>
    <w:rsid w:val="00536B92"/>
    <w:rsid w:val="00544C94"/>
    <w:rsid w:val="00545D6E"/>
    <w:rsid w:val="00552E9C"/>
    <w:rsid w:val="00554ADA"/>
    <w:rsid w:val="00560445"/>
    <w:rsid w:val="005606A7"/>
    <w:rsid w:val="0056470F"/>
    <w:rsid w:val="00564844"/>
    <w:rsid w:val="00566F11"/>
    <w:rsid w:val="0057267D"/>
    <w:rsid w:val="00575E6C"/>
    <w:rsid w:val="00582C46"/>
    <w:rsid w:val="00583A9F"/>
    <w:rsid w:val="0058550E"/>
    <w:rsid w:val="00587F84"/>
    <w:rsid w:val="0059303F"/>
    <w:rsid w:val="005A3E13"/>
    <w:rsid w:val="005B2EDA"/>
    <w:rsid w:val="005B5ACA"/>
    <w:rsid w:val="005B5F51"/>
    <w:rsid w:val="005B61A6"/>
    <w:rsid w:val="005C496B"/>
    <w:rsid w:val="005C75E4"/>
    <w:rsid w:val="005D6673"/>
    <w:rsid w:val="005E09DF"/>
    <w:rsid w:val="005E0D29"/>
    <w:rsid w:val="005E518B"/>
    <w:rsid w:val="005E5998"/>
    <w:rsid w:val="005E5EB4"/>
    <w:rsid w:val="005F157A"/>
    <w:rsid w:val="005F1A90"/>
    <w:rsid w:val="005F3FE1"/>
    <w:rsid w:val="005F49CE"/>
    <w:rsid w:val="005F77D1"/>
    <w:rsid w:val="006070AC"/>
    <w:rsid w:val="00607389"/>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3B5D"/>
    <w:rsid w:val="0062652C"/>
    <w:rsid w:val="0063258A"/>
    <w:rsid w:val="00636818"/>
    <w:rsid w:val="00637201"/>
    <w:rsid w:val="00640D72"/>
    <w:rsid w:val="006411F4"/>
    <w:rsid w:val="00642DC8"/>
    <w:rsid w:val="006464CA"/>
    <w:rsid w:val="00652788"/>
    <w:rsid w:val="00652A42"/>
    <w:rsid w:val="00652A94"/>
    <w:rsid w:val="0065452F"/>
    <w:rsid w:val="00654D0A"/>
    <w:rsid w:val="00657110"/>
    <w:rsid w:val="00662698"/>
    <w:rsid w:val="00665E5E"/>
    <w:rsid w:val="00674231"/>
    <w:rsid w:val="0067459D"/>
    <w:rsid w:val="00674EA5"/>
    <w:rsid w:val="00676FA3"/>
    <w:rsid w:val="00681194"/>
    <w:rsid w:val="006814A5"/>
    <w:rsid w:val="00684536"/>
    <w:rsid w:val="00684A02"/>
    <w:rsid w:val="006850FC"/>
    <w:rsid w:val="00690928"/>
    <w:rsid w:val="006918CF"/>
    <w:rsid w:val="00692A40"/>
    <w:rsid w:val="006931D8"/>
    <w:rsid w:val="006A1F8A"/>
    <w:rsid w:val="006A2974"/>
    <w:rsid w:val="006A50B2"/>
    <w:rsid w:val="006A54A0"/>
    <w:rsid w:val="006A5AA3"/>
    <w:rsid w:val="006B079A"/>
    <w:rsid w:val="006B402C"/>
    <w:rsid w:val="006B5750"/>
    <w:rsid w:val="006C0544"/>
    <w:rsid w:val="006C5DEA"/>
    <w:rsid w:val="006C6FAB"/>
    <w:rsid w:val="006C7791"/>
    <w:rsid w:val="006C7D7D"/>
    <w:rsid w:val="006D3666"/>
    <w:rsid w:val="006D39B7"/>
    <w:rsid w:val="006D55BA"/>
    <w:rsid w:val="006E03AF"/>
    <w:rsid w:val="006E0D90"/>
    <w:rsid w:val="006E3041"/>
    <w:rsid w:val="006E3562"/>
    <w:rsid w:val="006E37C7"/>
    <w:rsid w:val="006F4109"/>
    <w:rsid w:val="006F45BC"/>
    <w:rsid w:val="006F603D"/>
    <w:rsid w:val="006F7E6D"/>
    <w:rsid w:val="007001B6"/>
    <w:rsid w:val="0070034B"/>
    <w:rsid w:val="007004C3"/>
    <w:rsid w:val="0070253B"/>
    <w:rsid w:val="0070400E"/>
    <w:rsid w:val="0070558A"/>
    <w:rsid w:val="00707906"/>
    <w:rsid w:val="007114D8"/>
    <w:rsid w:val="0071184B"/>
    <w:rsid w:val="007138B3"/>
    <w:rsid w:val="00714558"/>
    <w:rsid w:val="0071492A"/>
    <w:rsid w:val="00716F93"/>
    <w:rsid w:val="0072097B"/>
    <w:rsid w:val="00720E5D"/>
    <w:rsid w:val="007220E1"/>
    <w:rsid w:val="0072356C"/>
    <w:rsid w:val="00723FD4"/>
    <w:rsid w:val="00727488"/>
    <w:rsid w:val="007300FC"/>
    <w:rsid w:val="00732BCE"/>
    <w:rsid w:val="00733740"/>
    <w:rsid w:val="007365A4"/>
    <w:rsid w:val="00737AA9"/>
    <w:rsid w:val="00741B05"/>
    <w:rsid w:val="00751B48"/>
    <w:rsid w:val="00753C4E"/>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4149"/>
    <w:rsid w:val="007A6DEA"/>
    <w:rsid w:val="007B0E3F"/>
    <w:rsid w:val="007B1F2A"/>
    <w:rsid w:val="007B6295"/>
    <w:rsid w:val="007B6F1A"/>
    <w:rsid w:val="007C5845"/>
    <w:rsid w:val="007C5E15"/>
    <w:rsid w:val="007C6411"/>
    <w:rsid w:val="007D0392"/>
    <w:rsid w:val="007D45DE"/>
    <w:rsid w:val="007D5D5B"/>
    <w:rsid w:val="007E0C8C"/>
    <w:rsid w:val="007E15B8"/>
    <w:rsid w:val="007E2860"/>
    <w:rsid w:val="007E35A7"/>
    <w:rsid w:val="007E656F"/>
    <w:rsid w:val="007E6AB5"/>
    <w:rsid w:val="007F0009"/>
    <w:rsid w:val="007F5C48"/>
    <w:rsid w:val="008065A3"/>
    <w:rsid w:val="0081254F"/>
    <w:rsid w:val="00813E7E"/>
    <w:rsid w:val="00815E63"/>
    <w:rsid w:val="00817D43"/>
    <w:rsid w:val="008205F1"/>
    <w:rsid w:val="00822E20"/>
    <w:rsid w:val="0082553B"/>
    <w:rsid w:val="00832832"/>
    <w:rsid w:val="00833428"/>
    <w:rsid w:val="00834E5A"/>
    <w:rsid w:val="00835722"/>
    <w:rsid w:val="00836972"/>
    <w:rsid w:val="00836D37"/>
    <w:rsid w:val="00836D4B"/>
    <w:rsid w:val="00842D67"/>
    <w:rsid w:val="0084319A"/>
    <w:rsid w:val="00850270"/>
    <w:rsid w:val="008511FA"/>
    <w:rsid w:val="008551FA"/>
    <w:rsid w:val="0085651E"/>
    <w:rsid w:val="008570CF"/>
    <w:rsid w:val="00857EBE"/>
    <w:rsid w:val="00864555"/>
    <w:rsid w:val="008675A0"/>
    <w:rsid w:val="00874393"/>
    <w:rsid w:val="008747D5"/>
    <w:rsid w:val="00875120"/>
    <w:rsid w:val="00875B2F"/>
    <w:rsid w:val="008761F0"/>
    <w:rsid w:val="0087670C"/>
    <w:rsid w:val="00880672"/>
    <w:rsid w:val="00881042"/>
    <w:rsid w:val="008817E5"/>
    <w:rsid w:val="00882453"/>
    <w:rsid w:val="00882F73"/>
    <w:rsid w:val="00883E62"/>
    <w:rsid w:val="00885C31"/>
    <w:rsid w:val="0088759F"/>
    <w:rsid w:val="0089056D"/>
    <w:rsid w:val="00890EE4"/>
    <w:rsid w:val="00895588"/>
    <w:rsid w:val="00895795"/>
    <w:rsid w:val="008960C0"/>
    <w:rsid w:val="00896A79"/>
    <w:rsid w:val="00897AB4"/>
    <w:rsid w:val="00897FC7"/>
    <w:rsid w:val="008A54DC"/>
    <w:rsid w:val="008A6492"/>
    <w:rsid w:val="008B1977"/>
    <w:rsid w:val="008B1F78"/>
    <w:rsid w:val="008C2D92"/>
    <w:rsid w:val="008C4DAE"/>
    <w:rsid w:val="008C72AA"/>
    <w:rsid w:val="008C7524"/>
    <w:rsid w:val="008D1507"/>
    <w:rsid w:val="008D216B"/>
    <w:rsid w:val="008E17A7"/>
    <w:rsid w:val="008E6DA2"/>
    <w:rsid w:val="008F0BAB"/>
    <w:rsid w:val="008F4256"/>
    <w:rsid w:val="008F5399"/>
    <w:rsid w:val="008F6CC6"/>
    <w:rsid w:val="008F7AB3"/>
    <w:rsid w:val="009019F9"/>
    <w:rsid w:val="00902B28"/>
    <w:rsid w:val="0090400F"/>
    <w:rsid w:val="0091066D"/>
    <w:rsid w:val="00911190"/>
    <w:rsid w:val="00913C4B"/>
    <w:rsid w:val="00927078"/>
    <w:rsid w:val="0092756F"/>
    <w:rsid w:val="00930138"/>
    <w:rsid w:val="009355DD"/>
    <w:rsid w:val="009374A4"/>
    <w:rsid w:val="00937A3D"/>
    <w:rsid w:val="00937BF0"/>
    <w:rsid w:val="00942048"/>
    <w:rsid w:val="00952A4A"/>
    <w:rsid w:val="00954381"/>
    <w:rsid w:val="009556AB"/>
    <w:rsid w:val="009575FF"/>
    <w:rsid w:val="00961908"/>
    <w:rsid w:val="00964707"/>
    <w:rsid w:val="00966C55"/>
    <w:rsid w:val="00966D6E"/>
    <w:rsid w:val="00971BDB"/>
    <w:rsid w:val="0097705D"/>
    <w:rsid w:val="00977FEF"/>
    <w:rsid w:val="009812E9"/>
    <w:rsid w:val="0098631B"/>
    <w:rsid w:val="00986CF8"/>
    <w:rsid w:val="0099447B"/>
    <w:rsid w:val="009A3404"/>
    <w:rsid w:val="009A4078"/>
    <w:rsid w:val="009A47E3"/>
    <w:rsid w:val="009B028F"/>
    <w:rsid w:val="009B0B87"/>
    <w:rsid w:val="009B0D11"/>
    <w:rsid w:val="009B33F9"/>
    <w:rsid w:val="009B3DEB"/>
    <w:rsid w:val="009B660C"/>
    <w:rsid w:val="009B7130"/>
    <w:rsid w:val="009C3AD0"/>
    <w:rsid w:val="009C4090"/>
    <w:rsid w:val="009C4916"/>
    <w:rsid w:val="009C574B"/>
    <w:rsid w:val="009C7CA7"/>
    <w:rsid w:val="009D3CAE"/>
    <w:rsid w:val="009D7CC4"/>
    <w:rsid w:val="009E0995"/>
    <w:rsid w:val="009E2A4F"/>
    <w:rsid w:val="009E4D81"/>
    <w:rsid w:val="009E5169"/>
    <w:rsid w:val="009E5229"/>
    <w:rsid w:val="009E5572"/>
    <w:rsid w:val="009E6A4E"/>
    <w:rsid w:val="009E6D6C"/>
    <w:rsid w:val="009E705A"/>
    <w:rsid w:val="009F031E"/>
    <w:rsid w:val="009F13ED"/>
    <w:rsid w:val="009F5B73"/>
    <w:rsid w:val="009F751C"/>
    <w:rsid w:val="009F7568"/>
    <w:rsid w:val="009F7C70"/>
    <w:rsid w:val="00A00335"/>
    <w:rsid w:val="00A00B52"/>
    <w:rsid w:val="00A031A1"/>
    <w:rsid w:val="00A058A5"/>
    <w:rsid w:val="00A06016"/>
    <w:rsid w:val="00A0628C"/>
    <w:rsid w:val="00A06A8C"/>
    <w:rsid w:val="00A06B8F"/>
    <w:rsid w:val="00A07C2C"/>
    <w:rsid w:val="00A16083"/>
    <w:rsid w:val="00A17213"/>
    <w:rsid w:val="00A2011D"/>
    <w:rsid w:val="00A20141"/>
    <w:rsid w:val="00A202B5"/>
    <w:rsid w:val="00A236DF"/>
    <w:rsid w:val="00A25A79"/>
    <w:rsid w:val="00A323DD"/>
    <w:rsid w:val="00A35A01"/>
    <w:rsid w:val="00A35FDA"/>
    <w:rsid w:val="00A3663F"/>
    <w:rsid w:val="00A402A5"/>
    <w:rsid w:val="00A4386C"/>
    <w:rsid w:val="00A448CB"/>
    <w:rsid w:val="00A465FF"/>
    <w:rsid w:val="00A4673A"/>
    <w:rsid w:val="00A521FB"/>
    <w:rsid w:val="00A53F7F"/>
    <w:rsid w:val="00A5640B"/>
    <w:rsid w:val="00A56DF1"/>
    <w:rsid w:val="00A5704A"/>
    <w:rsid w:val="00A57470"/>
    <w:rsid w:val="00A616BB"/>
    <w:rsid w:val="00A63A51"/>
    <w:rsid w:val="00A667AD"/>
    <w:rsid w:val="00A67B89"/>
    <w:rsid w:val="00A702ED"/>
    <w:rsid w:val="00A70F0F"/>
    <w:rsid w:val="00A70FEA"/>
    <w:rsid w:val="00A71351"/>
    <w:rsid w:val="00A73BF9"/>
    <w:rsid w:val="00A76063"/>
    <w:rsid w:val="00A76679"/>
    <w:rsid w:val="00A81438"/>
    <w:rsid w:val="00A846F8"/>
    <w:rsid w:val="00A9516A"/>
    <w:rsid w:val="00A95A10"/>
    <w:rsid w:val="00A97A7E"/>
    <w:rsid w:val="00AA0174"/>
    <w:rsid w:val="00AA1447"/>
    <w:rsid w:val="00AA2383"/>
    <w:rsid w:val="00AA36DD"/>
    <w:rsid w:val="00AA3F34"/>
    <w:rsid w:val="00AA7397"/>
    <w:rsid w:val="00AB02A6"/>
    <w:rsid w:val="00AB1A76"/>
    <w:rsid w:val="00AB48B1"/>
    <w:rsid w:val="00AB5ED0"/>
    <w:rsid w:val="00AB5F73"/>
    <w:rsid w:val="00AC3C81"/>
    <w:rsid w:val="00AC6970"/>
    <w:rsid w:val="00AD0217"/>
    <w:rsid w:val="00AD3B84"/>
    <w:rsid w:val="00AD4F8B"/>
    <w:rsid w:val="00AD7391"/>
    <w:rsid w:val="00AD791C"/>
    <w:rsid w:val="00AE0DE2"/>
    <w:rsid w:val="00AE1C0E"/>
    <w:rsid w:val="00AE42AF"/>
    <w:rsid w:val="00AE52C0"/>
    <w:rsid w:val="00AE58ED"/>
    <w:rsid w:val="00AF1EA0"/>
    <w:rsid w:val="00AF39FD"/>
    <w:rsid w:val="00AF4E58"/>
    <w:rsid w:val="00AF500E"/>
    <w:rsid w:val="00AF607D"/>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33A"/>
    <w:rsid w:val="00B47FE4"/>
    <w:rsid w:val="00B51746"/>
    <w:rsid w:val="00B5458C"/>
    <w:rsid w:val="00B56686"/>
    <w:rsid w:val="00B56806"/>
    <w:rsid w:val="00B60BFC"/>
    <w:rsid w:val="00B65585"/>
    <w:rsid w:val="00B66A22"/>
    <w:rsid w:val="00B67155"/>
    <w:rsid w:val="00B67ED2"/>
    <w:rsid w:val="00B70C15"/>
    <w:rsid w:val="00B72B35"/>
    <w:rsid w:val="00B75475"/>
    <w:rsid w:val="00B778BA"/>
    <w:rsid w:val="00B82702"/>
    <w:rsid w:val="00B83945"/>
    <w:rsid w:val="00B847E3"/>
    <w:rsid w:val="00B84822"/>
    <w:rsid w:val="00B853F0"/>
    <w:rsid w:val="00B8577B"/>
    <w:rsid w:val="00B86593"/>
    <w:rsid w:val="00B91654"/>
    <w:rsid w:val="00B92120"/>
    <w:rsid w:val="00B934D7"/>
    <w:rsid w:val="00B94873"/>
    <w:rsid w:val="00BA0337"/>
    <w:rsid w:val="00BA1F5A"/>
    <w:rsid w:val="00BA2152"/>
    <w:rsid w:val="00BA4EE2"/>
    <w:rsid w:val="00BA53BB"/>
    <w:rsid w:val="00BB022B"/>
    <w:rsid w:val="00BB0CFB"/>
    <w:rsid w:val="00BB1074"/>
    <w:rsid w:val="00BB195E"/>
    <w:rsid w:val="00BB2831"/>
    <w:rsid w:val="00BB348C"/>
    <w:rsid w:val="00BB47D6"/>
    <w:rsid w:val="00BB4D41"/>
    <w:rsid w:val="00BB6981"/>
    <w:rsid w:val="00BB6BC9"/>
    <w:rsid w:val="00BC0701"/>
    <w:rsid w:val="00BC108D"/>
    <w:rsid w:val="00BC118A"/>
    <w:rsid w:val="00BC5C72"/>
    <w:rsid w:val="00BC7007"/>
    <w:rsid w:val="00BC723C"/>
    <w:rsid w:val="00BC7EE9"/>
    <w:rsid w:val="00BD12CD"/>
    <w:rsid w:val="00BD5BDC"/>
    <w:rsid w:val="00BE520F"/>
    <w:rsid w:val="00BE5AA9"/>
    <w:rsid w:val="00BE6657"/>
    <w:rsid w:val="00BE77BA"/>
    <w:rsid w:val="00BF26B8"/>
    <w:rsid w:val="00BF7101"/>
    <w:rsid w:val="00C014A3"/>
    <w:rsid w:val="00C01B28"/>
    <w:rsid w:val="00C064C7"/>
    <w:rsid w:val="00C06541"/>
    <w:rsid w:val="00C06660"/>
    <w:rsid w:val="00C06725"/>
    <w:rsid w:val="00C078BE"/>
    <w:rsid w:val="00C118CD"/>
    <w:rsid w:val="00C124FF"/>
    <w:rsid w:val="00C1594C"/>
    <w:rsid w:val="00C161E7"/>
    <w:rsid w:val="00C1788C"/>
    <w:rsid w:val="00C178B5"/>
    <w:rsid w:val="00C201E7"/>
    <w:rsid w:val="00C23A06"/>
    <w:rsid w:val="00C244E6"/>
    <w:rsid w:val="00C32985"/>
    <w:rsid w:val="00C34271"/>
    <w:rsid w:val="00C3487C"/>
    <w:rsid w:val="00C35E0E"/>
    <w:rsid w:val="00C36600"/>
    <w:rsid w:val="00C409F9"/>
    <w:rsid w:val="00C41A8E"/>
    <w:rsid w:val="00C43064"/>
    <w:rsid w:val="00C43B68"/>
    <w:rsid w:val="00C4641E"/>
    <w:rsid w:val="00C50793"/>
    <w:rsid w:val="00C50BC3"/>
    <w:rsid w:val="00C553D6"/>
    <w:rsid w:val="00C559C0"/>
    <w:rsid w:val="00C570F5"/>
    <w:rsid w:val="00C61CC3"/>
    <w:rsid w:val="00C6411E"/>
    <w:rsid w:val="00C641CF"/>
    <w:rsid w:val="00C644F0"/>
    <w:rsid w:val="00C66DEC"/>
    <w:rsid w:val="00C70017"/>
    <w:rsid w:val="00C74676"/>
    <w:rsid w:val="00C74B22"/>
    <w:rsid w:val="00C81BC7"/>
    <w:rsid w:val="00C820F8"/>
    <w:rsid w:val="00C8420C"/>
    <w:rsid w:val="00C9189B"/>
    <w:rsid w:val="00C92B86"/>
    <w:rsid w:val="00C9564D"/>
    <w:rsid w:val="00CA1790"/>
    <w:rsid w:val="00CA6A44"/>
    <w:rsid w:val="00CA6B67"/>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D00215"/>
    <w:rsid w:val="00D00503"/>
    <w:rsid w:val="00D019BF"/>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50CE"/>
    <w:rsid w:val="00D66B45"/>
    <w:rsid w:val="00D712ED"/>
    <w:rsid w:val="00D71415"/>
    <w:rsid w:val="00D73326"/>
    <w:rsid w:val="00D7553C"/>
    <w:rsid w:val="00D811B4"/>
    <w:rsid w:val="00D8128C"/>
    <w:rsid w:val="00D821A6"/>
    <w:rsid w:val="00D838DF"/>
    <w:rsid w:val="00D85791"/>
    <w:rsid w:val="00D86D3E"/>
    <w:rsid w:val="00D86FA4"/>
    <w:rsid w:val="00D873AE"/>
    <w:rsid w:val="00D90917"/>
    <w:rsid w:val="00D91BE5"/>
    <w:rsid w:val="00D969D5"/>
    <w:rsid w:val="00D96B78"/>
    <w:rsid w:val="00DA0046"/>
    <w:rsid w:val="00DA6009"/>
    <w:rsid w:val="00DA6921"/>
    <w:rsid w:val="00DA6F0F"/>
    <w:rsid w:val="00DB281D"/>
    <w:rsid w:val="00DB3B93"/>
    <w:rsid w:val="00DB3DDD"/>
    <w:rsid w:val="00DB5A5A"/>
    <w:rsid w:val="00DB6799"/>
    <w:rsid w:val="00DB6F3E"/>
    <w:rsid w:val="00DB7059"/>
    <w:rsid w:val="00DC0116"/>
    <w:rsid w:val="00DC1397"/>
    <w:rsid w:val="00DC1DD6"/>
    <w:rsid w:val="00DC2FD7"/>
    <w:rsid w:val="00DC37A9"/>
    <w:rsid w:val="00DC3B32"/>
    <w:rsid w:val="00DC50B2"/>
    <w:rsid w:val="00DC6026"/>
    <w:rsid w:val="00DC791A"/>
    <w:rsid w:val="00DD2206"/>
    <w:rsid w:val="00DD52E4"/>
    <w:rsid w:val="00DD53F8"/>
    <w:rsid w:val="00DE0DC6"/>
    <w:rsid w:val="00DE6054"/>
    <w:rsid w:val="00DF1B5D"/>
    <w:rsid w:val="00DF1E20"/>
    <w:rsid w:val="00DF5941"/>
    <w:rsid w:val="00DF7B47"/>
    <w:rsid w:val="00DF7DC5"/>
    <w:rsid w:val="00E0205D"/>
    <w:rsid w:val="00E03DD8"/>
    <w:rsid w:val="00E06B6F"/>
    <w:rsid w:val="00E10944"/>
    <w:rsid w:val="00E112CF"/>
    <w:rsid w:val="00E15212"/>
    <w:rsid w:val="00E15542"/>
    <w:rsid w:val="00E212D7"/>
    <w:rsid w:val="00E21AAB"/>
    <w:rsid w:val="00E23250"/>
    <w:rsid w:val="00E236FD"/>
    <w:rsid w:val="00E25EF1"/>
    <w:rsid w:val="00E30BE0"/>
    <w:rsid w:val="00E313CB"/>
    <w:rsid w:val="00E3187E"/>
    <w:rsid w:val="00E358EC"/>
    <w:rsid w:val="00E35E50"/>
    <w:rsid w:val="00E44333"/>
    <w:rsid w:val="00E44C99"/>
    <w:rsid w:val="00E47307"/>
    <w:rsid w:val="00E503D3"/>
    <w:rsid w:val="00E51F80"/>
    <w:rsid w:val="00E637AB"/>
    <w:rsid w:val="00E7083D"/>
    <w:rsid w:val="00E716B2"/>
    <w:rsid w:val="00E74529"/>
    <w:rsid w:val="00E761D3"/>
    <w:rsid w:val="00E82740"/>
    <w:rsid w:val="00E84EF4"/>
    <w:rsid w:val="00E856E6"/>
    <w:rsid w:val="00E923E9"/>
    <w:rsid w:val="00E941CA"/>
    <w:rsid w:val="00E95A95"/>
    <w:rsid w:val="00E96EF8"/>
    <w:rsid w:val="00EA27BA"/>
    <w:rsid w:val="00EA3458"/>
    <w:rsid w:val="00EB0D36"/>
    <w:rsid w:val="00EB3716"/>
    <w:rsid w:val="00EB4D2F"/>
    <w:rsid w:val="00EB5D28"/>
    <w:rsid w:val="00EC2495"/>
    <w:rsid w:val="00EC2A5C"/>
    <w:rsid w:val="00EC2EA0"/>
    <w:rsid w:val="00EC32E5"/>
    <w:rsid w:val="00EC43CF"/>
    <w:rsid w:val="00EC6994"/>
    <w:rsid w:val="00EE1D3C"/>
    <w:rsid w:val="00EE3ABE"/>
    <w:rsid w:val="00EE7DE0"/>
    <w:rsid w:val="00EF7E57"/>
    <w:rsid w:val="00F014ED"/>
    <w:rsid w:val="00F0456B"/>
    <w:rsid w:val="00F05C59"/>
    <w:rsid w:val="00F07151"/>
    <w:rsid w:val="00F105A0"/>
    <w:rsid w:val="00F10C7B"/>
    <w:rsid w:val="00F112EA"/>
    <w:rsid w:val="00F11DB1"/>
    <w:rsid w:val="00F14719"/>
    <w:rsid w:val="00F1499D"/>
    <w:rsid w:val="00F16D91"/>
    <w:rsid w:val="00F17256"/>
    <w:rsid w:val="00F24CF0"/>
    <w:rsid w:val="00F2727C"/>
    <w:rsid w:val="00F34DD1"/>
    <w:rsid w:val="00F3649D"/>
    <w:rsid w:val="00F36660"/>
    <w:rsid w:val="00F412B9"/>
    <w:rsid w:val="00F439F0"/>
    <w:rsid w:val="00F441B9"/>
    <w:rsid w:val="00F44BA6"/>
    <w:rsid w:val="00F4590A"/>
    <w:rsid w:val="00F46B3E"/>
    <w:rsid w:val="00F52076"/>
    <w:rsid w:val="00F5297D"/>
    <w:rsid w:val="00F53404"/>
    <w:rsid w:val="00F55E7E"/>
    <w:rsid w:val="00F7083F"/>
    <w:rsid w:val="00F7099C"/>
    <w:rsid w:val="00F716D3"/>
    <w:rsid w:val="00F7468E"/>
    <w:rsid w:val="00F74F6C"/>
    <w:rsid w:val="00F75CF4"/>
    <w:rsid w:val="00F84564"/>
    <w:rsid w:val="00F85445"/>
    <w:rsid w:val="00F85505"/>
    <w:rsid w:val="00F864AA"/>
    <w:rsid w:val="00F86ECE"/>
    <w:rsid w:val="00F87C7C"/>
    <w:rsid w:val="00F96518"/>
    <w:rsid w:val="00FA5124"/>
    <w:rsid w:val="00FA5C23"/>
    <w:rsid w:val="00FA7275"/>
    <w:rsid w:val="00FB4FC0"/>
    <w:rsid w:val="00FB6E9A"/>
    <w:rsid w:val="00FC2052"/>
    <w:rsid w:val="00FD0DD7"/>
    <w:rsid w:val="00FE2EF3"/>
    <w:rsid w:val="00FE67D7"/>
    <w:rsid w:val="00FF08AF"/>
    <w:rsid w:val="00FF4791"/>
    <w:rsid w:val="00FF5F56"/>
    <w:rsid w:val="00FF68C8"/>
    <w:rsid w:val="00FF75AD"/>
    <w:rsid w:val="043D13CF"/>
    <w:rsid w:val="061D4F71"/>
    <w:rsid w:val="07C43812"/>
    <w:rsid w:val="09483680"/>
    <w:rsid w:val="0BA97B8B"/>
    <w:rsid w:val="0BC85729"/>
    <w:rsid w:val="1EF20604"/>
    <w:rsid w:val="2D081245"/>
    <w:rsid w:val="373E7704"/>
    <w:rsid w:val="37A15EB5"/>
    <w:rsid w:val="37D63BB1"/>
    <w:rsid w:val="3C130650"/>
    <w:rsid w:val="3FA74E35"/>
    <w:rsid w:val="474412AD"/>
    <w:rsid w:val="49863BD1"/>
    <w:rsid w:val="4A3D0AAF"/>
    <w:rsid w:val="4CDB12B2"/>
    <w:rsid w:val="4F590071"/>
    <w:rsid w:val="6C332A5B"/>
    <w:rsid w:val="729E2339"/>
    <w:rsid w:val="73537F12"/>
    <w:rsid w:val="769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F6F275"/>
  <w15:docId w15:val="{5E975745-637C-42B7-91ED-B42267C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300FC"/>
    <w:pPr>
      <w:widowControl w:val="0"/>
      <w:jc w:val="both"/>
    </w:pPr>
    <w:rPr>
      <w:rFonts w:ascii="Times New Roman" w:hAnsi="Times New Roman"/>
      <w:kern w:val="2"/>
      <w:sz w:val="21"/>
      <w:szCs w:val="24"/>
    </w:rPr>
  </w:style>
  <w:style w:type="paragraph" w:styleId="1">
    <w:name w:val="heading 1"/>
    <w:basedOn w:val="a0"/>
    <w:next w:val="a0"/>
    <w:link w:val="10"/>
    <w:qFormat/>
    <w:rsid w:val="0021542D"/>
    <w:pPr>
      <w:spacing w:beforeLines="50" w:before="156" w:afterLines="50" w:after="156" w:line="400" w:lineRule="exact"/>
      <w:jc w:val="center"/>
      <w:outlineLvl w:val="0"/>
    </w:pPr>
    <w:rPr>
      <w:rFonts w:ascii="宋体" w:hAnsi="宋体"/>
      <w:b/>
      <w:color w:val="000000"/>
      <w:sz w:val="32"/>
      <w:szCs w:val="28"/>
    </w:rPr>
  </w:style>
  <w:style w:type="paragraph" w:styleId="2">
    <w:name w:val="heading 2"/>
    <w:basedOn w:val="a0"/>
    <w:next w:val="a0"/>
    <w:link w:val="20"/>
    <w:uiPriority w:val="9"/>
    <w:qFormat/>
    <w:rsid w:val="007300FC"/>
    <w:pPr>
      <w:keepNext/>
      <w:keepLines/>
      <w:spacing w:beforeLines="50" w:before="156" w:afterLines="50" w:after="156" w:line="400" w:lineRule="exact"/>
      <w:jc w:val="left"/>
      <w:outlineLvl w:val="1"/>
    </w:pPr>
    <w:rPr>
      <w:b/>
      <w:bCs/>
      <w:sz w:val="28"/>
      <w:szCs w:val="32"/>
    </w:rPr>
  </w:style>
  <w:style w:type="paragraph" w:styleId="3">
    <w:name w:val="heading 3"/>
    <w:basedOn w:val="a0"/>
    <w:next w:val="a0"/>
    <w:link w:val="30"/>
    <w:uiPriority w:val="9"/>
    <w:unhideWhenUsed/>
    <w:qFormat/>
    <w:rsid w:val="00102E74"/>
    <w:pPr>
      <w:keepNext/>
      <w:keepLines/>
      <w:spacing w:beforeLines="50" w:before="156" w:afterLines="50" w:after="156" w:line="400" w:lineRule="exact"/>
      <w:outlineLvl w:val="2"/>
    </w:pPr>
    <w:rPr>
      <w:b/>
      <w:bCs/>
      <w:sz w:val="24"/>
      <w:szCs w:val="32"/>
    </w:rPr>
  </w:style>
  <w:style w:type="paragraph" w:styleId="4">
    <w:name w:val="heading 4"/>
    <w:basedOn w:val="a0"/>
    <w:next w:val="a0"/>
    <w:link w:val="40"/>
    <w:uiPriority w:val="9"/>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style>
  <w:style w:type="paragraph" w:styleId="a6">
    <w:name w:val="Body Text Indent"/>
    <w:basedOn w:val="a0"/>
    <w:link w:val="a7"/>
    <w:qFormat/>
    <w:pPr>
      <w:spacing w:line="300" w:lineRule="auto"/>
      <w:ind w:firstLineChars="200" w:firstLine="560"/>
    </w:pPr>
    <w:rPr>
      <w:sz w:val="28"/>
      <w:szCs w:val="28"/>
    </w:rPr>
  </w:style>
  <w:style w:type="paragraph" w:styleId="TOC3">
    <w:name w:val="toc 3"/>
    <w:basedOn w:val="a0"/>
    <w:next w:val="a0"/>
    <w:uiPriority w:val="39"/>
    <w:unhideWhenUsed/>
    <w:qFormat/>
    <w:pPr>
      <w:tabs>
        <w:tab w:val="right" w:leader="dot" w:pos="8296"/>
      </w:tabs>
      <w:spacing w:line="400" w:lineRule="exact"/>
      <w:ind w:leftChars="400" w:left="840"/>
    </w:pPr>
  </w:style>
  <w:style w:type="paragraph" w:styleId="a8">
    <w:name w:val="Plain Text"/>
    <w:basedOn w:val="a0"/>
    <w:link w:val="a9"/>
    <w:qFormat/>
    <w:rPr>
      <w:rFonts w:ascii="宋体" w:hAnsi="Courier New"/>
      <w:szCs w:val="20"/>
    </w:rPr>
  </w:style>
  <w:style w:type="paragraph" w:styleId="aa">
    <w:name w:val="Date"/>
    <w:basedOn w:val="a0"/>
    <w:next w:val="a0"/>
    <w:link w:val="ab"/>
    <w:uiPriority w:val="99"/>
    <w:unhideWhenUsed/>
    <w:pPr>
      <w:ind w:leftChars="2500" w:left="100"/>
    </w:pPr>
  </w:style>
  <w:style w:type="paragraph" w:styleId="21">
    <w:name w:val="Body Text Indent 2"/>
    <w:basedOn w:val="a0"/>
    <w:link w:val="22"/>
    <w:qFormat/>
    <w:pPr>
      <w:spacing w:after="120" w:line="480" w:lineRule="auto"/>
      <w:ind w:leftChars="200" w:left="420"/>
    </w:pPr>
  </w:style>
  <w:style w:type="paragraph" w:styleId="ac">
    <w:name w:val="Balloon Text"/>
    <w:basedOn w:val="a0"/>
    <w:link w:val="ad"/>
    <w:qFormat/>
    <w:rPr>
      <w:sz w:val="18"/>
      <w:szCs w:val="18"/>
    </w:rPr>
  </w:style>
  <w:style w:type="paragraph" w:styleId="ae">
    <w:name w:val="footer"/>
    <w:basedOn w:val="a0"/>
    <w:link w:val="af"/>
    <w:uiPriority w:val="99"/>
    <w:qFormat/>
    <w:pPr>
      <w:tabs>
        <w:tab w:val="center" w:pos="4153"/>
        <w:tab w:val="right" w:pos="8306"/>
      </w:tabs>
      <w:snapToGrid w:val="0"/>
      <w:jc w:val="left"/>
    </w:pPr>
    <w:rPr>
      <w:sz w:val="18"/>
      <w:szCs w:val="18"/>
    </w:rPr>
  </w:style>
  <w:style w:type="paragraph" w:styleId="af0">
    <w:name w:val="header"/>
    <w:basedOn w:val="a0"/>
    <w:link w:val="af1"/>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jc w:val="left"/>
    </w:pPr>
    <w:rPr>
      <w:rFonts w:ascii="宋体" w:hAnsi="宋体"/>
      <w:sz w:val="24"/>
    </w:rPr>
  </w:style>
  <w:style w:type="paragraph" w:styleId="TOC2">
    <w:name w:val="toc 2"/>
    <w:basedOn w:val="a0"/>
    <w:next w:val="a0"/>
    <w:uiPriority w:val="39"/>
    <w:unhideWhenUsed/>
    <w:qFormat/>
    <w:pPr>
      <w:tabs>
        <w:tab w:val="right" w:leader="dot" w:pos="8296"/>
      </w:tabs>
      <w:spacing w:line="400" w:lineRule="exact"/>
      <w:ind w:leftChars="200" w:left="420"/>
    </w:pPr>
  </w:style>
  <w:style w:type="paragraph" w:styleId="af2">
    <w:name w:val="Normal (Web)"/>
    <w:basedOn w:val="a0"/>
    <w:qFormat/>
    <w:pPr>
      <w:widowControl/>
      <w:spacing w:before="100" w:beforeAutospacing="1" w:after="100" w:afterAutospacing="1"/>
      <w:jc w:val="left"/>
    </w:pPr>
    <w:rPr>
      <w:rFonts w:ascii="宋体" w:hAnsi="宋体" w:cs="宋体"/>
      <w:kern w:val="0"/>
      <w:sz w:val="24"/>
    </w:rPr>
  </w:style>
  <w:style w:type="paragraph" w:styleId="af3">
    <w:name w:val="annotation subject"/>
    <w:basedOn w:val="a4"/>
    <w:next w:val="a4"/>
    <w:link w:val="af4"/>
    <w:uiPriority w:val="99"/>
    <w:unhideWhenUsed/>
    <w:qFormat/>
    <w:rPr>
      <w:b/>
      <w:bCs/>
    </w:rPr>
  </w:style>
  <w:style w:type="character" w:styleId="af5">
    <w:name w:val="page number"/>
    <w:basedOn w:val="a1"/>
    <w:qFormat/>
  </w:style>
  <w:style w:type="character" w:styleId="af6">
    <w:name w:val="Hyperlink"/>
    <w:uiPriority w:val="99"/>
    <w:qFormat/>
    <w:rPr>
      <w:color w:val="0000FF"/>
      <w:u w:val="single"/>
    </w:rPr>
  </w:style>
  <w:style w:type="character" w:styleId="af7">
    <w:name w:val="annotation reference"/>
    <w:uiPriority w:val="99"/>
    <w:unhideWhenUsed/>
    <w:qFormat/>
    <w:rPr>
      <w:sz w:val="21"/>
      <w:szCs w:val="21"/>
    </w:rPr>
  </w:style>
  <w:style w:type="character" w:customStyle="1" w:styleId="20">
    <w:name w:val="标题 2 字符"/>
    <w:link w:val="2"/>
    <w:uiPriority w:val="9"/>
    <w:qFormat/>
    <w:rsid w:val="007300FC"/>
    <w:rPr>
      <w:rFonts w:ascii="Times New Roman" w:hAnsi="Times New Roman"/>
      <w:b/>
      <w:bCs/>
      <w:kern w:val="2"/>
      <w:sz w:val="28"/>
      <w:szCs w:val="32"/>
    </w:rPr>
  </w:style>
  <w:style w:type="character" w:customStyle="1" w:styleId="a7">
    <w:name w:val="正文文本缩进 字符"/>
    <w:link w:val="a6"/>
    <w:qFormat/>
    <w:rPr>
      <w:kern w:val="2"/>
      <w:sz w:val="28"/>
      <w:szCs w:val="28"/>
    </w:rPr>
  </w:style>
  <w:style w:type="character" w:customStyle="1" w:styleId="ab">
    <w:name w:val="日期 字符"/>
    <w:link w:val="aa"/>
    <w:uiPriority w:val="99"/>
    <w:semiHidden/>
    <w:qFormat/>
    <w:rPr>
      <w:kern w:val="2"/>
      <w:sz w:val="21"/>
      <w:szCs w:val="24"/>
    </w:rPr>
  </w:style>
  <w:style w:type="character" w:customStyle="1" w:styleId="af8">
    <w:name w:val="无间隔 字符"/>
    <w:link w:val="af9"/>
    <w:uiPriority w:val="1"/>
    <w:qFormat/>
    <w:rPr>
      <w:rFonts w:ascii="Calibri" w:hAnsi="Calibri"/>
      <w:sz w:val="22"/>
      <w:szCs w:val="22"/>
      <w:lang w:bidi="ar-SA"/>
    </w:rPr>
  </w:style>
  <w:style w:type="paragraph" w:styleId="af9">
    <w:name w:val="No Spacing"/>
    <w:link w:val="af8"/>
    <w:uiPriority w:val="1"/>
    <w:qFormat/>
    <w:rPr>
      <w:sz w:val="22"/>
      <w:szCs w:val="22"/>
    </w:rPr>
  </w:style>
  <w:style w:type="character" w:customStyle="1" w:styleId="22">
    <w:name w:val="正文文本缩进 2 字符"/>
    <w:link w:val="21"/>
    <w:qFormat/>
    <w:rPr>
      <w:kern w:val="2"/>
      <w:sz w:val="21"/>
      <w:szCs w:val="24"/>
    </w:rPr>
  </w:style>
  <w:style w:type="character" w:customStyle="1" w:styleId="40">
    <w:name w:val="标题 4 字符"/>
    <w:link w:val="4"/>
    <w:uiPriority w:val="9"/>
    <w:semiHidden/>
    <w:qFormat/>
    <w:rPr>
      <w:rFonts w:ascii="Cambria" w:eastAsia="宋体" w:hAnsi="Cambria" w:cs="Times New Roman"/>
      <w:b/>
      <w:bCs/>
      <w:kern w:val="2"/>
      <w:sz w:val="28"/>
      <w:szCs w:val="28"/>
    </w:rPr>
  </w:style>
  <w:style w:type="character" w:customStyle="1" w:styleId="Char">
    <w:name w:val="文档结构图 Char"/>
    <w:link w:val="DocumentMap1"/>
    <w:qFormat/>
    <w:rPr>
      <w:rFonts w:ascii="宋体" w:hAnsi="Times New Roman"/>
      <w:kern w:val="2"/>
      <w:sz w:val="18"/>
      <w:szCs w:val="18"/>
    </w:rPr>
  </w:style>
  <w:style w:type="paragraph" w:customStyle="1" w:styleId="DocumentMap1">
    <w:name w:val="Document Map1"/>
    <w:basedOn w:val="a0"/>
    <w:link w:val="Char"/>
    <w:qFormat/>
    <w:rPr>
      <w:rFonts w:ascii="宋体"/>
      <w:sz w:val="18"/>
      <w:szCs w:val="18"/>
    </w:rPr>
  </w:style>
  <w:style w:type="character" w:customStyle="1" w:styleId="af4">
    <w:name w:val="批注主题 字符"/>
    <w:link w:val="af3"/>
    <w:uiPriority w:val="99"/>
    <w:semiHidden/>
    <w:qFormat/>
    <w:rPr>
      <w:b/>
      <w:bCs/>
      <w:kern w:val="2"/>
      <w:sz w:val="21"/>
      <w:szCs w:val="24"/>
    </w:rPr>
  </w:style>
  <w:style w:type="character" w:customStyle="1" w:styleId="af">
    <w:name w:val="页脚 字符"/>
    <w:link w:val="ae"/>
    <w:uiPriority w:val="99"/>
    <w:qFormat/>
    <w:rPr>
      <w:rFonts w:ascii="Times New Roman" w:hAnsi="Times New Roman"/>
      <w:kern w:val="2"/>
      <w:sz w:val="18"/>
      <w:szCs w:val="18"/>
    </w:rPr>
  </w:style>
  <w:style w:type="character" w:customStyle="1" w:styleId="a9">
    <w:name w:val="纯文本 字符"/>
    <w:link w:val="a8"/>
    <w:qFormat/>
    <w:rPr>
      <w:rFonts w:ascii="宋体" w:hAnsi="Courier New"/>
      <w:kern w:val="2"/>
      <w:sz w:val="21"/>
    </w:rPr>
  </w:style>
  <w:style w:type="character" w:customStyle="1" w:styleId="Char0">
    <w:name w:val="页脚 Char"/>
    <w:qFormat/>
    <w:rPr>
      <w:kern w:val="2"/>
      <w:sz w:val="18"/>
      <w:szCs w:val="18"/>
    </w:rPr>
  </w:style>
  <w:style w:type="character" w:customStyle="1" w:styleId="ad">
    <w:name w:val="批注框文本 字符"/>
    <w:link w:val="ac"/>
    <w:qFormat/>
    <w:rPr>
      <w:rFonts w:ascii="Times New Roman" w:hAnsi="Times New Roman"/>
      <w:kern w:val="2"/>
      <w:sz w:val="18"/>
      <w:szCs w:val="18"/>
    </w:rPr>
  </w:style>
  <w:style w:type="character" w:customStyle="1" w:styleId="Char1">
    <w:name w:val="纯文本 Char1"/>
    <w:uiPriority w:val="99"/>
    <w:semiHidden/>
    <w:qFormat/>
    <w:rPr>
      <w:rFonts w:ascii="宋体" w:hAnsi="Courier New" w:cs="Courier New"/>
      <w:kern w:val="2"/>
      <w:sz w:val="21"/>
      <w:szCs w:val="21"/>
    </w:rPr>
  </w:style>
  <w:style w:type="character" w:customStyle="1" w:styleId="a5">
    <w:name w:val="批注文字 字符"/>
    <w:link w:val="a4"/>
    <w:uiPriority w:val="99"/>
    <w:semiHidden/>
    <w:qFormat/>
    <w:rPr>
      <w:kern w:val="2"/>
      <w:sz w:val="21"/>
      <w:szCs w:val="24"/>
    </w:rPr>
  </w:style>
  <w:style w:type="character" w:customStyle="1" w:styleId="10">
    <w:name w:val="标题 1 字符"/>
    <w:link w:val="1"/>
    <w:qFormat/>
    <w:rsid w:val="0021542D"/>
    <w:rPr>
      <w:rFonts w:ascii="宋体" w:hAnsi="宋体"/>
      <w:b/>
      <w:color w:val="000000"/>
      <w:kern w:val="2"/>
      <w:sz w:val="32"/>
      <w:szCs w:val="28"/>
    </w:rPr>
  </w:style>
  <w:style w:type="character" w:customStyle="1" w:styleId="title21">
    <w:name w:val="title21"/>
    <w:qFormat/>
    <w:rPr>
      <w:rFonts w:ascii="楷体_GB2312" w:eastAsia="楷体_GB2312" w:hint="eastAsia"/>
      <w:color w:val="FF0000"/>
      <w:sz w:val="30"/>
      <w:szCs w:val="30"/>
      <w:u w:val="none"/>
    </w:rPr>
  </w:style>
  <w:style w:type="character" w:customStyle="1" w:styleId="af1">
    <w:name w:val="页眉 字符"/>
    <w:link w:val="af0"/>
    <w:uiPriority w:val="99"/>
    <w:qFormat/>
    <w:rPr>
      <w:rFonts w:ascii="Times New Roman" w:hAnsi="Times New Roman"/>
      <w:kern w:val="2"/>
      <w:sz w:val="18"/>
      <w:szCs w:val="18"/>
    </w:rPr>
  </w:style>
  <w:style w:type="character" w:customStyle="1" w:styleId="30">
    <w:name w:val="标题 3 字符"/>
    <w:basedOn w:val="a1"/>
    <w:link w:val="3"/>
    <w:uiPriority w:val="9"/>
    <w:rsid w:val="00102E74"/>
    <w:rPr>
      <w:rFonts w:ascii="Times New Roman" w:hAnsi="Times New Roman"/>
      <w:b/>
      <w:bCs/>
      <w:kern w:val="2"/>
      <w:sz w:val="24"/>
      <w:szCs w:val="32"/>
    </w:rPr>
  </w:style>
  <w:style w:type="paragraph" w:customStyle="1" w:styleId="afa">
    <w:name w:val="图片格式"/>
    <w:basedOn w:val="a0"/>
    <w:qFormat/>
    <w:rsid w:val="00EE1D3C"/>
    <w:pPr>
      <w:spacing w:line="400" w:lineRule="exact"/>
      <w:contextualSpacing/>
      <w:jc w:val="center"/>
    </w:pPr>
  </w:style>
  <w:style w:type="paragraph" w:customStyle="1" w:styleId="Style43">
    <w:name w:val="_Style 43"/>
    <w:basedOn w:val="1"/>
    <w:next w:val="a0"/>
    <w:uiPriority w:val="39"/>
    <w:qFormat/>
    <w:pPr>
      <w:widowControl/>
      <w:spacing w:before="480" w:after="0" w:line="276" w:lineRule="auto"/>
      <w:jc w:val="left"/>
      <w:outlineLvl w:val="9"/>
    </w:pPr>
    <w:rPr>
      <w:rFonts w:ascii="Cambria" w:hAnsi="Cambria"/>
      <w:color w:val="365F91"/>
      <w:kern w:val="0"/>
      <w:sz w:val="28"/>
    </w:rPr>
  </w:style>
  <w:style w:type="paragraph" w:customStyle="1" w:styleId="Style5">
    <w:name w:val="_Style 5"/>
    <w:basedOn w:val="a0"/>
    <w:qFormat/>
  </w:style>
  <w:style w:type="paragraph" w:customStyle="1" w:styleId="afb">
    <w:name w:val="段落"/>
    <w:basedOn w:val="a0"/>
    <w:qFormat/>
    <w:pPr>
      <w:widowControl/>
      <w:adjustRightInd w:val="0"/>
      <w:spacing w:line="420" w:lineRule="exact"/>
      <w:ind w:firstLineChars="200" w:firstLine="520"/>
      <w:textAlignment w:val="baseline"/>
    </w:pPr>
    <w:rPr>
      <w:spacing w:val="10"/>
      <w:kern w:val="0"/>
      <w:sz w:val="24"/>
      <w:szCs w:val="20"/>
    </w:rPr>
  </w:style>
  <w:style w:type="paragraph" w:customStyle="1" w:styleId="reader-word-layer">
    <w:name w:val="reader-word-layer"/>
    <w:basedOn w:val="a0"/>
    <w:qFormat/>
    <w:pPr>
      <w:widowControl/>
      <w:spacing w:before="100" w:beforeAutospacing="1" w:after="100" w:afterAutospacing="1"/>
      <w:jc w:val="left"/>
    </w:pPr>
    <w:rPr>
      <w:rFonts w:ascii="宋体" w:hAnsi="宋体" w:cs="宋体"/>
      <w:kern w:val="0"/>
      <w:sz w:val="24"/>
    </w:rPr>
  </w:style>
  <w:style w:type="table" w:customStyle="1" w:styleId="afc">
    <w:name w:val="三线表"/>
    <w:basedOn w:val="a2"/>
    <w:uiPriority w:val="99"/>
    <w:qFormat/>
    <w:rsid w:val="00EE1D3C"/>
    <w:pPr>
      <w:jc w:val="both"/>
    </w:pPr>
    <w:rPr>
      <w:rFonts w:ascii="Times New Roman" w:hAnsi="Times New Roman"/>
    </w:rPr>
    <w:tblPr>
      <w:tblBorders>
        <w:top w:val="single" w:sz="4" w:space="0" w:color="auto"/>
        <w:bottom w:val="single" w:sz="12" w:space="0" w:color="auto"/>
        <w:insideH w:val="single" w:sz="4" w:space="0" w:color="auto"/>
      </w:tblBorders>
    </w:tblPr>
    <w:tcPr>
      <w:vAlign w:val="center"/>
    </w:tcPr>
    <w:tblStylePr w:type="firstRow">
      <w:pPr>
        <w:wordWrap/>
        <w:spacing w:beforeLines="0" w:before="100" w:beforeAutospacing="1" w:afterLines="0" w:after="100" w:afterAutospacing="1"/>
        <w:jc w:val="center"/>
      </w:pPr>
      <w:rPr>
        <w:b/>
      </w:rPr>
      <w:tblPr/>
      <w:tcPr>
        <w:tcBorders>
          <w:top w:val="single" w:sz="12" w:space="0" w:color="auto"/>
          <w:left w:val="nil"/>
          <w:bottom w:val="single" w:sz="12" w:space="0" w:color="auto"/>
          <w:right w:val="nil"/>
          <w:insideH w:val="nil"/>
          <w:insideV w:val="nil"/>
          <w:tl2br w:val="nil"/>
          <w:tr2bl w:val="nil"/>
        </w:tcBorders>
        <w:shd w:val="clear" w:color="auto" w:fill="F2F2F2"/>
      </w:tcPr>
    </w:tblStylePr>
    <w:tblStylePr w:type="lastRow">
      <w:pPr>
        <w:jc w:val="center"/>
      </w:pPr>
      <w:tblPr/>
      <w:tcPr>
        <w:tcBorders>
          <w:top w:val="single" w:sz="12" w:space="0" w:color="auto"/>
          <w:left w:val="nil"/>
          <w:bottom w:val="single" w:sz="12" w:space="0" w:color="auto"/>
          <w:right w:val="nil"/>
          <w:insideH w:val="nil"/>
          <w:insideV w:val="nil"/>
          <w:tl2br w:val="nil"/>
          <w:tr2bl w:val="nil"/>
        </w:tcBorders>
        <w:shd w:val="clear" w:color="auto" w:fill="E7E6E6"/>
      </w:tcPr>
    </w:tblStylePr>
    <w:tblStylePr w:type="firstCol">
      <w:pPr>
        <w:jc w:val="center"/>
      </w:pPr>
      <w:rPr>
        <w:b/>
      </w:rPr>
      <w:tblPr/>
      <w:tcPr>
        <w:shd w:val="clear" w:color="auto" w:fill="F2F2F2"/>
      </w:tcPr>
    </w:tblStylePr>
  </w:style>
  <w:style w:type="paragraph" w:customStyle="1" w:styleId="a">
    <w:name w:val="论文引文项"/>
    <w:basedOn w:val="afd"/>
    <w:link w:val="afe"/>
    <w:uiPriority w:val="4"/>
    <w:qFormat/>
    <w:rsid w:val="009E0995"/>
    <w:pPr>
      <w:numPr>
        <w:numId w:val="7"/>
      </w:numPr>
      <w:snapToGrid w:val="0"/>
      <w:spacing w:line="300" w:lineRule="auto"/>
      <w:ind w:firstLineChars="0" w:firstLine="0"/>
      <w:jc w:val="left"/>
    </w:pPr>
    <w:rPr>
      <w:rFonts w:cstheme="minorBidi"/>
      <w:szCs w:val="21"/>
    </w:rPr>
  </w:style>
  <w:style w:type="character" w:customStyle="1" w:styleId="afe">
    <w:name w:val="论文引文项 字符"/>
    <w:basedOn w:val="a1"/>
    <w:link w:val="a"/>
    <w:uiPriority w:val="4"/>
    <w:qFormat/>
    <w:rsid w:val="009E0995"/>
    <w:rPr>
      <w:rFonts w:ascii="Times New Roman" w:hAnsi="Times New Roman" w:cstheme="minorBidi"/>
      <w:kern w:val="2"/>
      <w:sz w:val="21"/>
      <w:szCs w:val="21"/>
    </w:rPr>
  </w:style>
  <w:style w:type="paragraph" w:styleId="afd">
    <w:name w:val="List Paragraph"/>
    <w:basedOn w:val="a0"/>
    <w:uiPriority w:val="99"/>
    <w:rsid w:val="009E0995"/>
    <w:pPr>
      <w:ind w:firstLineChars="200" w:firstLine="420"/>
    </w:pPr>
  </w:style>
  <w:style w:type="paragraph" w:styleId="aff">
    <w:name w:val="Revision"/>
    <w:hidden/>
    <w:uiPriority w:val="99"/>
    <w:semiHidden/>
    <w:rsid w:val="009C7CA7"/>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oleObject" Target="embeddings/Microsoft_Visio_2003-2010_Drawing.vsd"/></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C2FF55-DA43-4EC3-BE3E-777118D28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Pages>
  <Words>2295</Words>
  <Characters>13086</Characters>
  <Application>Microsoft Office Word</Application>
  <DocSecurity>0</DocSecurity>
  <Lines>109</Lines>
  <Paragraphs>30</Paragraphs>
  <ScaleCrop>false</ScaleCrop>
  <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creator>邴涛</dc:creator>
  <cp:lastModifiedBy>铁军 王</cp:lastModifiedBy>
  <cp:revision>545</cp:revision>
  <cp:lastPrinted>2021-03-31T06:43:00Z</cp:lastPrinted>
  <dcterms:created xsi:type="dcterms:W3CDTF">2017-07-05T06:17:00Z</dcterms:created>
  <dcterms:modified xsi:type="dcterms:W3CDTF">2026-04-03T05:38:00Z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